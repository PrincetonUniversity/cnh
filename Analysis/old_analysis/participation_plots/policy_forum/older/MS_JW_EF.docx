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852080" w14:textId="3B0475FD" w:rsidR="00D73714" w:rsidRDefault="00D73714" w:rsidP="00D2466B">
      <w:pPr>
        <w:pStyle w:val="Head"/>
        <w:spacing w:before="0" w:after="0"/>
      </w:pPr>
      <w:r>
        <w:t xml:space="preserve">Title:  </w:t>
      </w:r>
      <w:commentRangeStart w:id="0"/>
      <w:r w:rsidR="00151A37" w:rsidRPr="00151A37">
        <w:t>Accounting for Human Connectivity in Social-Ecological Systems</w:t>
      </w:r>
    </w:p>
    <w:p w14:paraId="6BA36728" w14:textId="64E82A28" w:rsidR="001811D8" w:rsidRDefault="00C9097E" w:rsidP="00D2466B">
      <w:pPr>
        <w:pStyle w:val="Authors"/>
        <w:spacing w:before="0" w:after="0"/>
        <w:rPr>
          <w:ins w:id="1" w:author="Microsoft Office User" w:date="2016-06-27T11:36:00Z"/>
          <w:b/>
        </w:rPr>
      </w:pPr>
      <w:ins w:id="2" w:author="Microsoft Office User" w:date="2016-06-27T11:36:00Z">
        <w:r>
          <w:rPr>
            <w:b/>
          </w:rPr>
          <w:t xml:space="preserve">Or </w:t>
        </w:r>
      </w:ins>
    </w:p>
    <w:p w14:paraId="352EB619" w14:textId="5C0CA7EF" w:rsidR="00C9097E" w:rsidRDefault="00C9097E" w:rsidP="00D2466B">
      <w:pPr>
        <w:pStyle w:val="Head"/>
        <w:spacing w:before="0" w:after="0"/>
        <w:rPr>
          <w:ins w:id="3" w:author="Microsoft Office User" w:date="2016-06-27T11:36:00Z"/>
        </w:rPr>
      </w:pPr>
      <w:ins w:id="4" w:author="Microsoft Office User" w:date="2016-06-27T11:36:00Z">
        <w:r w:rsidRPr="00151A37">
          <w:t>Human Connectivity in Social-Ecological Systems</w:t>
        </w:r>
      </w:ins>
    </w:p>
    <w:commentRangeEnd w:id="0"/>
    <w:p w14:paraId="39A62037" w14:textId="77777777" w:rsidR="00C9097E" w:rsidRDefault="00841AA4" w:rsidP="00D2466B">
      <w:pPr>
        <w:pStyle w:val="Authors"/>
        <w:spacing w:before="0" w:after="0"/>
        <w:rPr>
          <w:ins w:id="5" w:author="Microsoft Office User" w:date="2016-06-27T10:27:00Z"/>
          <w:b/>
        </w:rPr>
      </w:pPr>
      <w:r>
        <w:rPr>
          <w:rStyle w:val="CommentReference"/>
        </w:rPr>
        <w:commentReference w:id="0"/>
      </w:r>
    </w:p>
    <w:p w14:paraId="223C8E91" w14:textId="6BBF062D" w:rsidR="00D73714" w:rsidRDefault="00D73714" w:rsidP="00D2466B">
      <w:pPr>
        <w:pStyle w:val="Authors"/>
        <w:spacing w:before="0" w:after="0"/>
        <w:rPr>
          <w:vertAlign w:val="superscript"/>
        </w:rPr>
      </w:pPr>
      <w:r w:rsidRPr="00987EE5">
        <w:rPr>
          <w:b/>
        </w:rPr>
        <w:t>Authors:</w:t>
      </w:r>
      <w:r>
        <w:t xml:space="preserve">  </w:t>
      </w:r>
      <w:r w:rsidR="00151A37">
        <w:t>Emma Fuller</w:t>
      </w:r>
      <w:r w:rsidR="00151A37">
        <w:rPr>
          <w:vertAlign w:val="superscript"/>
        </w:rPr>
        <w:t>1</w:t>
      </w:r>
      <w:r w:rsidR="00151A37">
        <w:t>*, Jameal F. Samhouri</w:t>
      </w:r>
      <w:r w:rsidR="00151A37">
        <w:rPr>
          <w:vertAlign w:val="superscript"/>
        </w:rPr>
        <w:t>2</w:t>
      </w:r>
      <w:r w:rsidR="00151A37">
        <w:t>, Josh Stoll</w:t>
      </w:r>
      <w:r w:rsidR="00151A37">
        <w:rPr>
          <w:vertAlign w:val="superscript"/>
        </w:rPr>
        <w:t>3</w:t>
      </w:r>
      <w:r w:rsidR="00151A37">
        <w:t xml:space="preserve">, James </w:t>
      </w:r>
      <w:r w:rsidR="00B76FE2">
        <w:t xml:space="preserve">R. </w:t>
      </w:r>
      <w:r w:rsidR="00151A37">
        <w:t>Watson</w:t>
      </w:r>
      <w:r w:rsidR="00151A37">
        <w:rPr>
          <w:vertAlign w:val="superscript"/>
        </w:rPr>
        <w:t>4</w:t>
      </w:r>
      <w:r w:rsidR="00151A37">
        <w:t>, Simon Levin</w:t>
      </w:r>
      <w:r w:rsidR="00151A37">
        <w:rPr>
          <w:vertAlign w:val="superscript"/>
        </w:rPr>
        <w:t>1</w:t>
      </w:r>
    </w:p>
    <w:p w14:paraId="083626C6" w14:textId="25C6F719" w:rsidR="00D73714" w:rsidRPr="008E391A" w:rsidRDefault="00D73714" w:rsidP="00D2466B">
      <w:pPr>
        <w:pStyle w:val="Paragraph"/>
        <w:spacing w:before="0"/>
        <w:ind w:firstLine="0"/>
        <w:rPr>
          <w:b/>
        </w:rPr>
      </w:pPr>
      <w:r w:rsidRPr="008E391A">
        <w:rPr>
          <w:b/>
        </w:rPr>
        <w:t>Affiliations:</w:t>
      </w:r>
    </w:p>
    <w:p w14:paraId="207A2218" w14:textId="557388A7" w:rsidR="00D73714" w:rsidRDefault="00D73714" w:rsidP="00D2466B">
      <w:pPr>
        <w:pStyle w:val="Paragraph"/>
        <w:spacing w:before="0"/>
        <w:ind w:firstLine="0"/>
      </w:pPr>
      <w:r w:rsidRPr="00B43FDE">
        <w:rPr>
          <w:vertAlign w:val="superscript"/>
        </w:rPr>
        <w:t>1</w:t>
      </w:r>
      <w:r w:rsidR="00151A37" w:rsidRPr="00151A37">
        <w:rPr>
          <w:rFonts w:eastAsiaTheme="minorHAnsi"/>
        </w:rPr>
        <w:t xml:space="preserve"> </w:t>
      </w:r>
      <w:r w:rsidR="00151A37" w:rsidRPr="00151A37">
        <w:t>Department of Ecology and Evolutionary Biology, Princeton University</w:t>
      </w:r>
      <w:r w:rsidR="00151A37">
        <w:t>, Princeton, NJ</w:t>
      </w:r>
      <w:r w:rsidR="00EB028A">
        <w:t>, USA.</w:t>
      </w:r>
    </w:p>
    <w:p w14:paraId="087AB3FC" w14:textId="77777777" w:rsidR="00D73714" w:rsidRDefault="00D73714" w:rsidP="00D2466B">
      <w:pPr>
        <w:pStyle w:val="Paragraph"/>
        <w:spacing w:before="0"/>
        <w:ind w:firstLine="0"/>
      </w:pPr>
      <w:r w:rsidRPr="00B43FDE">
        <w:rPr>
          <w:vertAlign w:val="superscript"/>
        </w:rPr>
        <w:t>2</w:t>
      </w:r>
      <w:commentRangeStart w:id="6"/>
      <w:r w:rsidR="00151A37">
        <w:t>NOAA</w:t>
      </w:r>
      <w:r>
        <w:t>.</w:t>
      </w:r>
    </w:p>
    <w:p w14:paraId="6657860A" w14:textId="77777777" w:rsidR="00D73714" w:rsidRDefault="00D73714" w:rsidP="00D2466B">
      <w:pPr>
        <w:pStyle w:val="Paragraph"/>
        <w:spacing w:before="0"/>
        <w:ind w:firstLine="0"/>
      </w:pPr>
      <w:r>
        <w:rPr>
          <w:vertAlign w:val="superscript"/>
        </w:rPr>
        <w:t>3</w:t>
      </w:r>
      <w:r w:rsidR="00151A37">
        <w:t>University of Maine</w:t>
      </w:r>
      <w:r>
        <w:t>.</w:t>
      </w:r>
    </w:p>
    <w:commentRangeEnd w:id="6"/>
    <w:p w14:paraId="46BE1003" w14:textId="3204C75C" w:rsidR="00151A37" w:rsidRPr="00151A37" w:rsidRDefault="00841AA4" w:rsidP="00D2466B">
      <w:pPr>
        <w:pStyle w:val="Paragraph"/>
        <w:spacing w:before="0"/>
        <w:ind w:firstLine="0"/>
      </w:pPr>
      <w:r>
        <w:rPr>
          <w:rStyle w:val="CommentReference"/>
        </w:rPr>
        <w:commentReference w:id="6"/>
      </w:r>
      <w:r w:rsidR="00151A37">
        <w:rPr>
          <w:vertAlign w:val="superscript"/>
        </w:rPr>
        <w:t>4</w:t>
      </w:r>
      <w:r w:rsidR="00151A37">
        <w:t>Stockholm Resilience Centre</w:t>
      </w:r>
      <w:r w:rsidR="006A4831">
        <w:t>, Stockholm University</w:t>
      </w:r>
    </w:p>
    <w:p w14:paraId="04792FE4" w14:textId="77777777" w:rsidR="00D73714" w:rsidRDefault="00D73714" w:rsidP="00D2466B">
      <w:pPr>
        <w:pStyle w:val="Paragraph"/>
        <w:spacing w:before="0"/>
        <w:ind w:firstLine="0"/>
      </w:pPr>
      <w:r>
        <w:t>*Correspondence to:</w:t>
      </w:r>
      <w:r w:rsidR="00151A37">
        <w:t xml:space="preserve"> emma.cassel.fuller@gmail.com</w:t>
      </w:r>
      <w:r>
        <w:t>.</w:t>
      </w:r>
    </w:p>
    <w:p w14:paraId="5D023161" w14:textId="77777777" w:rsidR="001811D8" w:rsidRDefault="001811D8" w:rsidP="00D2466B">
      <w:pPr>
        <w:pStyle w:val="Teaser"/>
        <w:spacing w:before="0"/>
        <w:rPr>
          <w:b/>
        </w:rPr>
      </w:pPr>
    </w:p>
    <w:p w14:paraId="382EE76A" w14:textId="434814AA" w:rsidR="00D73714" w:rsidRPr="00151A37" w:rsidRDefault="00D73714" w:rsidP="00D2466B">
      <w:pPr>
        <w:pStyle w:val="Teaser"/>
        <w:spacing w:before="0"/>
        <w:rPr>
          <w:i/>
        </w:rPr>
      </w:pPr>
      <w:r w:rsidRPr="00D47899">
        <w:rPr>
          <w:b/>
        </w:rPr>
        <w:t>One Sentence Summary:</w:t>
      </w:r>
      <w:r>
        <w:rPr>
          <w:b/>
        </w:rPr>
        <w:t xml:space="preserve"> </w:t>
      </w:r>
      <w:r w:rsidR="006C7886">
        <w:t>F</w:t>
      </w:r>
      <w:r w:rsidR="00151A37" w:rsidRPr="00151A37">
        <w:t>oster</w:t>
      </w:r>
      <w:r w:rsidR="006C7886">
        <w:t>ing</w:t>
      </w:r>
      <w:r w:rsidR="00151A37" w:rsidRPr="00151A37">
        <w:t xml:space="preserve"> resilience in social-ecological systems</w:t>
      </w:r>
      <w:r w:rsidR="006C7886">
        <w:t xml:space="preserve"> requires that </w:t>
      </w:r>
      <w:r w:rsidR="00C45F13">
        <w:t>management</w:t>
      </w:r>
      <w:r w:rsidR="006C7886">
        <w:t xml:space="preserve"> </w:t>
      </w:r>
      <w:r w:rsidR="00151A37" w:rsidRPr="00151A37">
        <w:t xml:space="preserve">account for the links </w:t>
      </w:r>
      <w:r w:rsidR="00C45F13">
        <w:t>resource users</w:t>
      </w:r>
      <w:r w:rsidR="00C45F13" w:rsidRPr="00151A37">
        <w:t xml:space="preserve"> </w:t>
      </w:r>
      <w:r w:rsidR="00151A37" w:rsidRPr="00151A37">
        <w:t>create when</w:t>
      </w:r>
      <w:r w:rsidR="006C7886">
        <w:t xml:space="preserve"> they are</w:t>
      </w:r>
      <w:r w:rsidR="00151A37" w:rsidRPr="00151A37">
        <w:t xml:space="preserve"> dependent on multiple components of an ecosystem.</w:t>
      </w:r>
    </w:p>
    <w:p w14:paraId="38E4FD93" w14:textId="77777777" w:rsidR="001811D8" w:rsidRDefault="001811D8" w:rsidP="00D2466B">
      <w:pPr>
        <w:rPr>
          <w:rFonts w:eastAsia="Times New Roman"/>
          <w:b/>
          <w:sz w:val="24"/>
          <w:szCs w:val="24"/>
        </w:rPr>
      </w:pPr>
      <w:r>
        <w:rPr>
          <w:b/>
        </w:rPr>
        <w:br w:type="page"/>
      </w:r>
    </w:p>
    <w:p w14:paraId="4FABEB57" w14:textId="77777777" w:rsidR="00CB47CA" w:rsidRDefault="00D73714" w:rsidP="00D2466B">
      <w:pPr>
        <w:pStyle w:val="Paragraph"/>
        <w:spacing w:before="0"/>
        <w:ind w:firstLine="0"/>
        <w:rPr>
          <w:b/>
        </w:rPr>
      </w:pPr>
      <w:r w:rsidRPr="00B13B3D">
        <w:rPr>
          <w:b/>
        </w:rPr>
        <w:lastRenderedPageBreak/>
        <w:t xml:space="preserve">Main Text: </w:t>
      </w:r>
    </w:p>
    <w:p w14:paraId="3408FD15" w14:textId="7323092D" w:rsidR="003E428E" w:rsidRPr="00151A37" w:rsidRDefault="001811D8" w:rsidP="003E428E">
      <w:pPr>
        <w:pStyle w:val="Paragraph"/>
        <w:spacing w:before="0"/>
        <w:rPr>
          <w:bCs/>
        </w:rPr>
      </w:pPr>
      <w:r>
        <w:rPr>
          <w:bCs/>
        </w:rPr>
        <w:t>Balancing</w:t>
      </w:r>
      <w:r w:rsidR="00151A37" w:rsidRPr="00151A37">
        <w:rPr>
          <w:bCs/>
        </w:rPr>
        <w:t xml:space="preserve"> human well-being and ecological integrity is one of the fundamental </w:t>
      </w:r>
      <w:r>
        <w:rPr>
          <w:bCs/>
        </w:rPr>
        <w:t>goals</w:t>
      </w:r>
      <w:r w:rsidRPr="00151A37">
        <w:rPr>
          <w:bCs/>
        </w:rPr>
        <w:t xml:space="preserve"> </w:t>
      </w:r>
      <w:r>
        <w:rPr>
          <w:bCs/>
        </w:rPr>
        <w:t>of</w:t>
      </w:r>
      <w:r w:rsidRPr="00151A37">
        <w:rPr>
          <w:bCs/>
        </w:rPr>
        <w:t xml:space="preserve"> </w:t>
      </w:r>
      <w:r w:rsidR="00151A37" w:rsidRPr="00151A37">
        <w:rPr>
          <w:bCs/>
        </w:rPr>
        <w:t xml:space="preserve">conservation and natural resource management. </w:t>
      </w:r>
      <w:r w:rsidR="006C7886">
        <w:rPr>
          <w:bCs/>
        </w:rPr>
        <w:t xml:space="preserve">However, </w:t>
      </w:r>
      <w:r w:rsidR="000E6015">
        <w:rPr>
          <w:bCs/>
        </w:rPr>
        <w:t>d</w:t>
      </w:r>
      <w:r w:rsidR="000E6015" w:rsidRPr="00151A37">
        <w:rPr>
          <w:bCs/>
        </w:rPr>
        <w:t>espite the g</w:t>
      </w:r>
      <w:r w:rsidR="00E433EA">
        <w:rPr>
          <w:bCs/>
        </w:rPr>
        <w:t xml:space="preserve">rowing focus on valuing </w:t>
      </w:r>
      <w:r w:rsidR="000E6015" w:rsidRPr="00151A37">
        <w:rPr>
          <w:bCs/>
        </w:rPr>
        <w:t>human well-being alongsid</w:t>
      </w:r>
      <w:r w:rsidR="00E433EA">
        <w:rPr>
          <w:bCs/>
        </w:rPr>
        <w:t xml:space="preserve">e ecological quality indicators </w:t>
      </w:r>
      <w:r w:rsidR="000E6015" w:rsidRPr="00151A37">
        <w:rPr>
          <w:bCs/>
        </w:rPr>
        <w:t>we still lack clear ways to operationalize these goals</w:t>
      </w:r>
      <w:r w:rsidR="00E433EA">
        <w:rPr>
          <w:bCs/>
        </w:rPr>
        <w:t>, especially at large spatial and or temporal scales</w:t>
      </w:r>
      <w:r w:rsidR="000E6015" w:rsidRPr="00151A37">
        <w:rPr>
          <w:bCs/>
        </w:rPr>
        <w:t xml:space="preserve"> (</w:t>
      </w:r>
      <w:r w:rsidR="000E6015" w:rsidRPr="00151A37">
        <w:rPr>
          <w:bCs/>
          <w:iCs/>
        </w:rPr>
        <w:t>1</w:t>
      </w:r>
      <w:r w:rsidR="000E6015" w:rsidRPr="00151A37">
        <w:rPr>
          <w:bCs/>
        </w:rPr>
        <w:t>).</w:t>
      </w:r>
      <w:r w:rsidR="00A12804">
        <w:rPr>
          <w:bCs/>
        </w:rPr>
        <w:t xml:space="preserve"> </w:t>
      </w:r>
    </w:p>
    <w:p w14:paraId="4DB9FF8C" w14:textId="0C9C9686" w:rsidR="00151A37" w:rsidRPr="00151A37" w:rsidRDefault="00151A37" w:rsidP="00D2466B">
      <w:pPr>
        <w:pStyle w:val="Paragraph"/>
        <w:spacing w:before="0"/>
        <w:rPr>
          <w:bCs/>
        </w:rPr>
      </w:pPr>
      <w:r w:rsidRPr="00151A37">
        <w:rPr>
          <w:bCs/>
        </w:rPr>
        <w:t>This challenge is particularly acute in commercial fisheries, where</w:t>
      </w:r>
      <w:r w:rsidR="008D32FB">
        <w:rPr>
          <w:bCs/>
        </w:rPr>
        <w:t xml:space="preserve"> </w:t>
      </w:r>
      <w:r w:rsidRPr="00151A37">
        <w:rPr>
          <w:bCs/>
        </w:rPr>
        <w:t xml:space="preserve">the well-being of fishermen </w:t>
      </w:r>
      <w:r w:rsidR="008D32FB">
        <w:rPr>
          <w:bCs/>
        </w:rPr>
        <w:t>is</w:t>
      </w:r>
      <w:r w:rsidRPr="00151A37">
        <w:rPr>
          <w:bCs/>
        </w:rPr>
        <w:t xml:space="preserve"> inherently tied to</w:t>
      </w:r>
      <w:r w:rsidR="008D32FB">
        <w:rPr>
          <w:bCs/>
        </w:rPr>
        <w:t xml:space="preserve"> </w:t>
      </w:r>
      <w:r w:rsidR="008D32FB" w:rsidRPr="00151A37">
        <w:rPr>
          <w:bCs/>
        </w:rPr>
        <w:t xml:space="preserve">the </w:t>
      </w:r>
      <w:r w:rsidR="008D32FB">
        <w:rPr>
          <w:bCs/>
        </w:rPr>
        <w:t>distribution and abundance of marine species</w:t>
      </w:r>
      <w:r w:rsidRPr="00151A37">
        <w:rPr>
          <w:bCs/>
        </w:rPr>
        <w:t xml:space="preserve">. </w:t>
      </w:r>
      <w:r w:rsidR="003E428E">
        <w:rPr>
          <w:bCs/>
        </w:rPr>
        <w:t xml:space="preserve"> Accordingly, </w:t>
      </w:r>
      <w:r w:rsidR="00935287">
        <w:rPr>
          <w:bCs/>
        </w:rPr>
        <w:t xml:space="preserve">human wellbeing has received considerable attention in marine policy directives, with research priorities focused on </w:t>
      </w:r>
      <w:r w:rsidR="003E428E">
        <w:rPr>
          <w:bCs/>
        </w:rPr>
        <w:t xml:space="preserve">quantifying and managing the linkages between fishermen wellbeing and the dynamics of the harvested </w:t>
      </w:r>
      <w:r w:rsidR="00935287">
        <w:rPr>
          <w:bCs/>
        </w:rPr>
        <w:t>marine species</w:t>
      </w:r>
      <w:r w:rsidR="003E428E">
        <w:rPr>
          <w:bCs/>
        </w:rPr>
        <w:t>. In the US</w:t>
      </w:r>
      <w:r w:rsidR="00935287">
        <w:rPr>
          <w:bCs/>
        </w:rPr>
        <w:t xml:space="preserve"> for example</w:t>
      </w:r>
      <w:r w:rsidR="003E428E">
        <w:rPr>
          <w:bCs/>
        </w:rPr>
        <w:t xml:space="preserve">, both the </w:t>
      </w:r>
      <w:r w:rsidRPr="00151A37">
        <w:rPr>
          <w:bCs/>
        </w:rPr>
        <w:t xml:space="preserve">NOAA Fisheries Climate Science Strategy </w:t>
      </w:r>
      <w:r w:rsidR="003E428E">
        <w:rPr>
          <w:bCs/>
        </w:rPr>
        <w:t xml:space="preserve">(3) </w:t>
      </w:r>
      <w:r w:rsidRPr="00151A37">
        <w:rPr>
          <w:bCs/>
        </w:rPr>
        <w:t>and Ecosystem Based Fisheries Man</w:t>
      </w:r>
      <w:r w:rsidR="003E428E">
        <w:rPr>
          <w:bCs/>
        </w:rPr>
        <w:t>agement (EBFM) technical report (4)</w:t>
      </w:r>
      <w:r w:rsidR="003E428E">
        <w:t xml:space="preserve"> call for increased research on coastal communities</w:t>
      </w:r>
      <w:r w:rsidRPr="00151A37">
        <w:rPr>
          <w:bCs/>
        </w:rPr>
        <w:t>. But while these policies</w:t>
      </w:r>
      <w:r w:rsidR="003E428E">
        <w:rPr>
          <w:bCs/>
        </w:rPr>
        <w:t>, and many others,</w:t>
      </w:r>
      <w:r w:rsidRPr="00151A37">
        <w:rPr>
          <w:bCs/>
        </w:rPr>
        <w:t xml:space="preserve"> call for the incorporation of the complexity and adaptive nature of these social-ecological systems into ocean management, attention to food-web interactions dominates, marginalizing the equally complex human networks resulting from how people participate an</w:t>
      </w:r>
      <w:r w:rsidR="00E433EA">
        <w:rPr>
          <w:bCs/>
        </w:rPr>
        <w:t xml:space="preserve">d shift effort among fisheries. </w:t>
      </w:r>
      <w:r w:rsidRPr="00151A37">
        <w:rPr>
          <w:bCs/>
        </w:rPr>
        <w:t>Developing new and innovative methods to understand these complex systems and their dynamics is therefore a critical and largely unaddressed step towards moving EBFM from theory to practice and ultimately advancing sustainability science (</w:t>
      </w:r>
      <w:r w:rsidRPr="00151A37">
        <w:rPr>
          <w:bCs/>
          <w:iCs/>
        </w:rPr>
        <w:t>2</w:t>
      </w:r>
      <w:r w:rsidRPr="00151A37">
        <w:rPr>
          <w:bCs/>
        </w:rPr>
        <w:t>).  To this end, this paper presents an analysis of socioeconomic connectivity of the commercial fisheries in the California Current ecosystem</w:t>
      </w:r>
      <w:r w:rsidR="00057A0F">
        <w:rPr>
          <w:bCs/>
        </w:rPr>
        <w:t>,</w:t>
      </w:r>
      <w:r w:rsidRPr="00151A37">
        <w:rPr>
          <w:bCs/>
        </w:rPr>
        <w:t xml:space="preserve"> illustrat</w:t>
      </w:r>
      <w:r w:rsidR="00057A0F">
        <w:rPr>
          <w:bCs/>
        </w:rPr>
        <w:t>ing</w:t>
      </w:r>
      <w:r w:rsidRPr="00151A37">
        <w:rPr>
          <w:bCs/>
        </w:rPr>
        <w:t xml:space="preserve"> the diverse </w:t>
      </w:r>
      <w:r w:rsidR="00755A0E">
        <w:rPr>
          <w:bCs/>
        </w:rPr>
        <w:t>intra</w:t>
      </w:r>
      <w:r w:rsidRPr="00151A37">
        <w:rPr>
          <w:bCs/>
        </w:rPr>
        <w:t xml:space="preserve">-fishery </w:t>
      </w:r>
      <w:r w:rsidR="00755A0E">
        <w:rPr>
          <w:bCs/>
        </w:rPr>
        <w:t>connectivity</w:t>
      </w:r>
      <w:r w:rsidR="00755A0E" w:rsidRPr="00151A37">
        <w:rPr>
          <w:bCs/>
        </w:rPr>
        <w:t xml:space="preserve"> </w:t>
      </w:r>
      <w:r w:rsidRPr="00151A37">
        <w:rPr>
          <w:bCs/>
        </w:rPr>
        <w:t>that exist in coastal communities along the west coast of the United States</w:t>
      </w:r>
      <w:r w:rsidR="00A12804">
        <w:rPr>
          <w:bCs/>
        </w:rPr>
        <w:t xml:space="preserve">. </w:t>
      </w:r>
      <w:r w:rsidRPr="00151A37">
        <w:rPr>
          <w:bCs/>
        </w:rPr>
        <w:t xml:space="preserve">We focus on the California Current ecosystem because the natural science to support EBFM in this region is </w:t>
      </w:r>
      <w:r w:rsidR="00057A0F">
        <w:rPr>
          <w:bCs/>
        </w:rPr>
        <w:t>cutting-edge</w:t>
      </w:r>
      <w:r w:rsidRPr="00151A37">
        <w:rPr>
          <w:bCs/>
        </w:rPr>
        <w:t xml:space="preserve">, yet little work has been done to account for human connections among fisheries that exist in the region. </w:t>
      </w:r>
    </w:p>
    <w:p w14:paraId="738D876E" w14:textId="51460126" w:rsidR="00151A37" w:rsidRPr="00151A37" w:rsidRDefault="00151A37" w:rsidP="00D2466B">
      <w:pPr>
        <w:pStyle w:val="Paragraph"/>
        <w:spacing w:before="0"/>
        <w:rPr>
          <w:bCs/>
        </w:rPr>
      </w:pPr>
      <w:r w:rsidRPr="00151A37">
        <w:rPr>
          <w:bCs/>
        </w:rPr>
        <w:t xml:space="preserve">To improve understanding of </w:t>
      </w:r>
      <w:r w:rsidR="00755A0E">
        <w:rPr>
          <w:bCs/>
        </w:rPr>
        <w:t>human connectivity</w:t>
      </w:r>
      <w:r w:rsidR="00755A0E" w:rsidRPr="00151A37">
        <w:rPr>
          <w:bCs/>
        </w:rPr>
        <w:t xml:space="preserve"> </w:t>
      </w:r>
      <w:r w:rsidR="00755A0E">
        <w:rPr>
          <w:bCs/>
        </w:rPr>
        <w:t xml:space="preserve">among fisheries </w:t>
      </w:r>
      <w:r w:rsidRPr="00151A37">
        <w:rPr>
          <w:bCs/>
        </w:rPr>
        <w:t>for policy makers, stakeholders and managers, we developed and applied a novel approach to build and describe</w:t>
      </w:r>
      <w:r w:rsidR="00BB6321">
        <w:rPr>
          <w:bCs/>
        </w:rPr>
        <w:t xml:space="preserve"> what we term</w:t>
      </w:r>
      <w:r w:rsidRPr="00151A37">
        <w:rPr>
          <w:bCs/>
        </w:rPr>
        <w:t xml:space="preserve"> </w:t>
      </w:r>
      <w:r w:rsidR="00BB6321">
        <w:rPr>
          <w:bCs/>
        </w:rPr>
        <w:t>“</w:t>
      </w:r>
      <w:r w:rsidRPr="00151A37">
        <w:rPr>
          <w:bCs/>
        </w:rPr>
        <w:t>participation networks</w:t>
      </w:r>
      <w:r w:rsidR="00BB6321">
        <w:rPr>
          <w:bCs/>
        </w:rPr>
        <w:t>”</w:t>
      </w:r>
      <w:r w:rsidRPr="00151A37">
        <w:rPr>
          <w:bCs/>
        </w:rPr>
        <w:t>.</w:t>
      </w:r>
      <w:r w:rsidR="00F72F65">
        <w:rPr>
          <w:bCs/>
        </w:rPr>
        <w:t xml:space="preserve"> Participation networks are comprised of nodes, in this case fisheries, </w:t>
      </w:r>
      <w:r w:rsidR="00935287">
        <w:rPr>
          <w:bCs/>
        </w:rPr>
        <w:t>connected by</w:t>
      </w:r>
      <w:r w:rsidR="00935287">
        <w:t xml:space="preserve"> the vessels that participate in both </w:t>
      </w:r>
      <w:r w:rsidR="00755A0E">
        <w:t>(</w:t>
      </w:r>
      <w:r w:rsidR="00755A0E" w:rsidRPr="00755A0E">
        <w:rPr>
          <w:bCs/>
        </w:rPr>
        <w:t>Materials and methods are available as supplementary materials at the Science website</w:t>
      </w:r>
      <w:r w:rsidR="00755A0E">
        <w:rPr>
          <w:bCs/>
        </w:rPr>
        <w:t>)</w:t>
      </w:r>
      <w:r w:rsidR="00F72F65">
        <w:rPr>
          <w:bCs/>
        </w:rPr>
        <w:t xml:space="preserve">. </w:t>
      </w:r>
      <w:r w:rsidR="00935287">
        <w:rPr>
          <w:bCs/>
        </w:rPr>
        <w:t>This network approach</w:t>
      </w:r>
      <w:r w:rsidR="00F72F65">
        <w:rPr>
          <w:bCs/>
        </w:rPr>
        <w:t xml:space="preserve"> is</w:t>
      </w:r>
      <w:r w:rsidR="00935287">
        <w:rPr>
          <w:bCs/>
        </w:rPr>
        <w:t xml:space="preserve"> most</w:t>
      </w:r>
      <w:r w:rsidR="00F72F65">
        <w:rPr>
          <w:bCs/>
        </w:rPr>
        <w:t xml:space="preserve"> similar to </w:t>
      </w:r>
      <w:r w:rsidR="001F3DE6">
        <w:rPr>
          <w:bCs/>
        </w:rPr>
        <w:t xml:space="preserve">identifying </w:t>
      </w:r>
      <w:r w:rsidR="00F72F65">
        <w:rPr>
          <w:bCs/>
        </w:rPr>
        <w:t>al</w:t>
      </w:r>
      <w:r w:rsidR="001F3DE6">
        <w:rPr>
          <w:bCs/>
        </w:rPr>
        <w:t>ternative sources of livelihood</w:t>
      </w:r>
      <w:r w:rsidR="000E6015">
        <w:rPr>
          <w:bCs/>
        </w:rPr>
        <w:t xml:space="preserve"> </w:t>
      </w:r>
      <w:r w:rsidR="000E6015">
        <w:rPr>
          <w:bCs/>
        </w:rPr>
        <w:fldChar w:fldCharType="begin"/>
      </w:r>
      <w:r w:rsidR="00BC466E">
        <w:rPr>
          <w:bCs/>
        </w:rPr>
        <w:instrText xml:space="preserve"> ADDIN PAPERS2_CITATIONS &lt;citation&gt;&lt;uuid&gt;AD14663F-3E43-4C45-B3C8-D7F170698E24&lt;/uuid&gt;&lt;priority&gt;0&lt;/priority&gt;&lt;publications&gt;&lt;publication&gt;&lt;uuid&gt;C5851A8A-F7BE-449F-A454-ACB04B5268D5&lt;/uuid&gt;&lt;volume&gt;5&lt;/volume&gt;&lt;doi&gt;10.1371/journal.pone.0011999&lt;/doi&gt;&lt;startpage&gt;e11999&lt;/startpage&gt;&lt;publication_date&gt;99201008111200000000222000&lt;/publication_date&gt;&lt;url&gt;http://dx.plos.org/10.1371/journal.pone.0011999&lt;/url&gt;&lt;citekey&gt;Cinner:2010fe&lt;/citekey&gt;&lt;type&gt;400&lt;/type&gt;&lt;title&gt;Livelihood Diversification in Tropical Coastal Communities: A Network-Based Approach to Analyzing ‘Livelihood Landscapes’&lt;/title&gt;&lt;number&gt;8&lt;/number&gt;&lt;subtype&gt;400&lt;/subtype&gt;&lt;endpage&gt;13&lt;/endpage&gt;&lt;authors&gt;&lt;author&gt;&lt;firstName&gt;Joshua&lt;/firstName&gt;&lt;middleNames&gt;E&lt;/middleNames&gt;&lt;lastName&gt;Cinner&lt;/lastName&gt;&lt;/author&gt;&lt;author&gt;&lt;firstName&gt;Örjan&lt;/firstName&gt;&lt;lastName&gt;Bodin&lt;/lastName&gt;&lt;/author&gt;&lt;/authors&gt;&lt;editors&gt;&lt;author&gt;&lt;firstName&gt;James&lt;/firstName&gt;&lt;middleNames&gt;Holland&lt;/middleNames&gt;&lt;lastName&gt;Jones&lt;/lastName&gt;&lt;/author&gt;&lt;/editors&gt;&lt;/publication&gt;&lt;/publications&gt;&lt;cites&gt;&lt;/cites&gt;&lt;/citation&gt;</w:instrText>
      </w:r>
      <w:r w:rsidR="000E6015">
        <w:rPr>
          <w:bCs/>
        </w:rPr>
        <w:fldChar w:fldCharType="separate"/>
      </w:r>
      <w:r w:rsidR="000E6015">
        <w:t>{Cinner:2010fe}</w:t>
      </w:r>
      <w:r w:rsidR="000E6015">
        <w:rPr>
          <w:bCs/>
        </w:rPr>
        <w:fldChar w:fldCharType="end"/>
      </w:r>
      <w:r w:rsidR="00935287">
        <w:rPr>
          <w:bCs/>
        </w:rPr>
        <w:t>, but rather than examine how people move across sectors, zooms in on the interactions in a single social-ecological system, allowing linkages to be drawn between species and the people who depend on them.</w:t>
      </w:r>
      <w:r w:rsidRPr="00151A37">
        <w:rPr>
          <w:bCs/>
        </w:rPr>
        <w:t xml:space="preserve"> In </w:t>
      </w:r>
      <w:r w:rsidR="00935287">
        <w:rPr>
          <w:bCs/>
        </w:rPr>
        <w:t xml:space="preserve">building and systematically measuring the human connectivity among commercial fisheries </w:t>
      </w:r>
      <w:r w:rsidRPr="00151A37">
        <w:rPr>
          <w:bCs/>
        </w:rPr>
        <w:t xml:space="preserve">we find (i) general, consistent social linkages among fisheries that are currently unaccounted for in existing fisheries policy and management; (ii) that people diversify across </w:t>
      </w:r>
      <w:commentRangeStart w:id="7"/>
      <w:r w:rsidRPr="00151A37">
        <w:rPr>
          <w:bCs/>
        </w:rPr>
        <w:t>jurisdiction</w:t>
      </w:r>
      <w:r w:rsidR="00F72F65">
        <w:rPr>
          <w:bCs/>
        </w:rPr>
        <w:t xml:space="preserve">al and </w:t>
      </w:r>
      <w:r w:rsidRPr="00151A37">
        <w:rPr>
          <w:bCs/>
        </w:rPr>
        <w:t>institution</w:t>
      </w:r>
      <w:r w:rsidR="00F72F65">
        <w:rPr>
          <w:bCs/>
        </w:rPr>
        <w:t xml:space="preserve">al </w:t>
      </w:r>
      <w:commentRangeEnd w:id="7"/>
      <w:r w:rsidR="00841AA4">
        <w:rPr>
          <w:rStyle w:val="CommentReference"/>
        </w:rPr>
        <w:commentReference w:id="7"/>
      </w:r>
      <w:r w:rsidR="00F72F65">
        <w:rPr>
          <w:bCs/>
        </w:rPr>
        <w:t>boundaries</w:t>
      </w:r>
      <w:r w:rsidRPr="00151A37">
        <w:rPr>
          <w:bCs/>
        </w:rPr>
        <w:t xml:space="preserve"> (state and federal fisheries); and (iii) while there appear</w:t>
      </w:r>
      <w:r w:rsidR="00F72F65">
        <w:rPr>
          <w:bCs/>
        </w:rPr>
        <w:t>s</w:t>
      </w:r>
      <w:r w:rsidRPr="00151A37">
        <w:rPr>
          <w:bCs/>
        </w:rPr>
        <w:t xml:space="preserve"> to be </w:t>
      </w:r>
      <w:r w:rsidR="00935287">
        <w:rPr>
          <w:bCs/>
        </w:rPr>
        <w:t>general</w:t>
      </w:r>
      <w:r w:rsidRPr="00151A37">
        <w:rPr>
          <w:bCs/>
        </w:rPr>
        <w:t xml:space="preserve"> motifs in these networks, we find variation in the composition and structure from community to community suggesting heterogeneity in both the impact upon fishing communities, and their ability to deal with environmental, management, and/or market shocks. </w:t>
      </w:r>
    </w:p>
    <w:p w14:paraId="1791848B" w14:textId="66B9204C" w:rsidR="00151A37" w:rsidRPr="00151A37" w:rsidRDefault="00935287" w:rsidP="00D2466B">
      <w:pPr>
        <w:pStyle w:val="Paragraph"/>
        <w:spacing w:before="0"/>
        <w:rPr>
          <w:bCs/>
        </w:rPr>
      </w:pPr>
      <w:r>
        <w:rPr>
          <w:bCs/>
        </w:rPr>
        <w:t>These patterns suggest that m</w:t>
      </w:r>
      <w:r w:rsidR="009315DE">
        <w:rPr>
          <w:bCs/>
        </w:rPr>
        <w:t>anagement must account for</w:t>
      </w:r>
      <w:r w:rsidR="00151A37" w:rsidRPr="00151A37">
        <w:rPr>
          <w:bCs/>
        </w:rPr>
        <w:t xml:space="preserve"> these connections in order to optimize benefits </w:t>
      </w:r>
      <w:r w:rsidR="00DC2F94">
        <w:rPr>
          <w:bCs/>
        </w:rPr>
        <w:t>across</w:t>
      </w:r>
      <w:r w:rsidR="00DC2F94" w:rsidRPr="00151A37">
        <w:rPr>
          <w:bCs/>
        </w:rPr>
        <w:t xml:space="preserve"> </w:t>
      </w:r>
      <w:r w:rsidR="00151A37" w:rsidRPr="00151A37">
        <w:rPr>
          <w:bCs/>
        </w:rPr>
        <w:t xml:space="preserve">fisheries, </w:t>
      </w:r>
      <w:r w:rsidR="00DC2F94">
        <w:rPr>
          <w:bCs/>
        </w:rPr>
        <w:t xml:space="preserve">especially when </w:t>
      </w:r>
      <w:r w:rsidR="00151A37" w:rsidRPr="00151A37">
        <w:rPr>
          <w:bCs/>
        </w:rPr>
        <w:t>ecologically distant taxa</w:t>
      </w:r>
      <w:r w:rsidR="00BD3FE1">
        <w:rPr>
          <w:bCs/>
        </w:rPr>
        <w:t xml:space="preserve"> </w:t>
      </w:r>
      <w:r w:rsidR="00151A37" w:rsidRPr="00151A37">
        <w:rPr>
          <w:bCs/>
        </w:rPr>
        <w:t xml:space="preserve">are </w:t>
      </w:r>
      <w:r w:rsidR="009315DE">
        <w:rPr>
          <w:bCs/>
        </w:rPr>
        <w:t>transitively</w:t>
      </w:r>
      <w:r w:rsidR="009315DE" w:rsidRPr="00151A37">
        <w:rPr>
          <w:bCs/>
        </w:rPr>
        <w:t xml:space="preserve"> </w:t>
      </w:r>
      <w:r w:rsidR="00755A0E">
        <w:rPr>
          <w:bCs/>
        </w:rPr>
        <w:t>connected</w:t>
      </w:r>
      <w:r w:rsidR="00755A0E" w:rsidRPr="00151A37">
        <w:rPr>
          <w:bCs/>
        </w:rPr>
        <w:t xml:space="preserve"> </w:t>
      </w:r>
      <w:r w:rsidR="00151A37" w:rsidRPr="00151A37">
        <w:rPr>
          <w:bCs/>
        </w:rPr>
        <w:t xml:space="preserve">by the people who fish for </w:t>
      </w:r>
      <w:r w:rsidR="009315DE">
        <w:rPr>
          <w:bCs/>
        </w:rPr>
        <w:t xml:space="preserve">both of </w:t>
      </w:r>
      <w:r w:rsidR="00151A37" w:rsidRPr="00151A37">
        <w:rPr>
          <w:bCs/>
        </w:rPr>
        <w:t>them. For example</w:t>
      </w:r>
      <w:r w:rsidR="00DC2F94">
        <w:rPr>
          <w:bCs/>
        </w:rPr>
        <w:t>, on the US west-coast</w:t>
      </w:r>
      <w:r w:rsidR="00151A37" w:rsidRPr="00151A37">
        <w:rPr>
          <w:bCs/>
        </w:rPr>
        <w:t xml:space="preserve"> a closure </w:t>
      </w:r>
      <w:r w:rsidR="00585D41">
        <w:rPr>
          <w:bCs/>
        </w:rPr>
        <w:t xml:space="preserve">in the crab fishery </w:t>
      </w:r>
      <w:r w:rsidR="00787928">
        <w:rPr>
          <w:bCs/>
        </w:rPr>
        <w:t xml:space="preserve">could </w:t>
      </w:r>
      <w:r w:rsidR="00585D41">
        <w:rPr>
          <w:bCs/>
        </w:rPr>
        <w:t xml:space="preserve">have cascading ecological impacts on numerous other fisheries because </w:t>
      </w:r>
      <w:r w:rsidR="00151A37" w:rsidRPr="00151A37">
        <w:rPr>
          <w:bCs/>
        </w:rPr>
        <w:t>75% of the Dungeness crab fishermen are generalists, participating in an average of four other fisheries in a given year. Such generalism suggests th</w:t>
      </w:r>
      <w:r w:rsidR="00585D41">
        <w:rPr>
          <w:bCs/>
        </w:rPr>
        <w:t xml:space="preserve">at fishermen will shift their effort from one fishery to another, in order to maximize or satisfy their income needs. This would likely result </w:t>
      </w:r>
      <w:r w:rsidR="00585D41">
        <w:rPr>
          <w:bCs/>
        </w:rPr>
        <w:lastRenderedPageBreak/>
        <w:t xml:space="preserve">also </w:t>
      </w:r>
      <w:r w:rsidR="00841AA4">
        <w:rPr>
          <w:bCs/>
        </w:rPr>
        <w:t xml:space="preserve">in </w:t>
      </w:r>
      <w:r w:rsidR="00841AA4" w:rsidRPr="00151A37">
        <w:rPr>
          <w:bCs/>
        </w:rPr>
        <w:t>cascading</w:t>
      </w:r>
      <w:r w:rsidR="00151A37" w:rsidRPr="00151A37">
        <w:rPr>
          <w:bCs/>
        </w:rPr>
        <w:t xml:space="preserve"> </w:t>
      </w:r>
      <w:r w:rsidR="00DC2F94">
        <w:rPr>
          <w:bCs/>
        </w:rPr>
        <w:t xml:space="preserve">management </w:t>
      </w:r>
      <w:r w:rsidR="00151A37" w:rsidRPr="00151A37">
        <w:rPr>
          <w:bCs/>
        </w:rPr>
        <w:t>effects</w:t>
      </w:r>
      <w:r w:rsidR="00585D41">
        <w:rPr>
          <w:bCs/>
        </w:rPr>
        <w:t>, as policy makers play catch-up with fishermen as they redistribute their effort.</w:t>
      </w:r>
      <w:r w:rsidR="00151A37" w:rsidRPr="00151A37">
        <w:rPr>
          <w:bCs/>
        </w:rPr>
        <w:t xml:space="preserve"> </w:t>
      </w:r>
    </w:p>
    <w:p w14:paraId="44968C75" w14:textId="61C43AEE" w:rsidR="00151A37" w:rsidRPr="00151A37" w:rsidRDefault="00151A37" w:rsidP="00D2466B">
      <w:pPr>
        <w:pStyle w:val="Paragraph"/>
        <w:spacing w:before="0"/>
        <w:rPr>
          <w:bCs/>
        </w:rPr>
      </w:pPr>
      <w:r w:rsidRPr="00151A37">
        <w:rPr>
          <w:bCs/>
        </w:rPr>
        <w:t>These participation networks also point to the value of</w:t>
      </w:r>
      <w:r w:rsidR="00585D41">
        <w:rPr>
          <w:bCs/>
        </w:rPr>
        <w:t xml:space="preserve"> </w:t>
      </w:r>
      <w:r w:rsidR="003C2A73">
        <w:rPr>
          <w:bCs/>
        </w:rPr>
        <w:t xml:space="preserve">cross-scale and </w:t>
      </w:r>
      <w:r w:rsidR="00585D41">
        <w:rPr>
          <w:bCs/>
        </w:rPr>
        <w:t>trans-boundary</w:t>
      </w:r>
      <w:r w:rsidRPr="00151A37">
        <w:rPr>
          <w:bCs/>
        </w:rPr>
        <w:t xml:space="preserve"> governance </w:t>
      </w:r>
      <w:r w:rsidR="00585D41">
        <w:rPr>
          <w:bCs/>
        </w:rPr>
        <w:t>institutions</w:t>
      </w:r>
      <w:r w:rsidR="00585D41" w:rsidRPr="00151A37">
        <w:rPr>
          <w:bCs/>
        </w:rPr>
        <w:t xml:space="preserve"> </w:t>
      </w:r>
      <w:r w:rsidR="00E77363">
        <w:t>(</w:t>
      </w:r>
      <w:r w:rsidR="00E77363">
        <w:rPr>
          <w:i/>
          <w:iCs/>
        </w:rPr>
        <w:t>5</w:t>
      </w:r>
      <w:r w:rsidR="00E77363">
        <w:t>)</w:t>
      </w:r>
      <w:r w:rsidRPr="00151A37">
        <w:rPr>
          <w:bCs/>
        </w:rPr>
        <w:t>. For example, the state-managed Dungeness crab fishery is tightly connected to federal fisheries</w:t>
      </w:r>
      <w:r w:rsidR="003C2A73">
        <w:rPr>
          <w:bCs/>
        </w:rPr>
        <w:t>, that is</w:t>
      </w:r>
      <w:r w:rsidRPr="00151A37">
        <w:rPr>
          <w:bCs/>
        </w:rPr>
        <w:t xml:space="preserve"> on average crab fishers make 30% of their annual revenue on non-crab fisheries, </w:t>
      </w:r>
      <w:r w:rsidR="003C2A73">
        <w:rPr>
          <w:bCs/>
        </w:rPr>
        <w:t xml:space="preserve">and </w:t>
      </w:r>
      <w:r w:rsidRPr="00151A37">
        <w:rPr>
          <w:bCs/>
        </w:rPr>
        <w:t xml:space="preserve">99% of these non-crab fisheries are federally managed. While governance </w:t>
      </w:r>
      <w:r w:rsidR="005540C9">
        <w:rPr>
          <w:bCs/>
        </w:rPr>
        <w:t xml:space="preserve">institutions </w:t>
      </w:r>
      <w:r w:rsidRPr="00151A37">
        <w:rPr>
          <w:bCs/>
        </w:rPr>
        <w:t>that acknowledge cross-</w:t>
      </w:r>
      <w:r w:rsidR="00A901AC">
        <w:rPr>
          <w:bCs/>
        </w:rPr>
        <w:t xml:space="preserve">scale and trans-boundary </w:t>
      </w:r>
      <w:r w:rsidRPr="00151A37">
        <w:rPr>
          <w:bCs/>
        </w:rPr>
        <w:t>issues are not without precedent, as on the US West Coast where Pacific hake are jointly assessed and managed by the US and Canada, attention is rarely paid to</w:t>
      </w:r>
      <w:r w:rsidR="00A901AC">
        <w:rPr>
          <w:bCs/>
        </w:rPr>
        <w:t xml:space="preserve"> the</w:t>
      </w:r>
      <w:r w:rsidRPr="00151A37">
        <w:rPr>
          <w:bCs/>
        </w:rPr>
        <w:t xml:space="preserve"> human connectivity of fisheries across jurisdictions. </w:t>
      </w:r>
    </w:p>
    <w:p w14:paraId="5E9734AD" w14:textId="46E56088" w:rsidR="00151A37" w:rsidRPr="00151A37" w:rsidRDefault="00151A37" w:rsidP="00D2466B">
      <w:pPr>
        <w:pStyle w:val="Paragraph"/>
        <w:spacing w:before="0"/>
        <w:rPr>
          <w:bCs/>
        </w:rPr>
      </w:pPr>
      <w:r w:rsidRPr="00151A37">
        <w:rPr>
          <w:bCs/>
        </w:rPr>
        <w:t xml:space="preserve">Last, quantitative measures of these </w:t>
      </w:r>
      <w:r w:rsidR="00940C90">
        <w:rPr>
          <w:bCs/>
        </w:rPr>
        <w:t xml:space="preserve">participation </w:t>
      </w:r>
      <w:r w:rsidRPr="00151A37">
        <w:rPr>
          <w:bCs/>
        </w:rPr>
        <w:t xml:space="preserve">networks provide the means to evaluate policy efficacy. </w:t>
      </w:r>
      <w:r w:rsidR="00ED2797">
        <w:rPr>
          <w:bCs/>
        </w:rPr>
        <w:t>Participation networks of the</w:t>
      </w:r>
      <w:r w:rsidRPr="00151A37">
        <w:rPr>
          <w:bCs/>
        </w:rPr>
        <w:t xml:space="preserve"> coastal communitie</w:t>
      </w:r>
      <w:r w:rsidR="00ED2797">
        <w:rPr>
          <w:bCs/>
        </w:rPr>
        <w:t>s in the US California current vary in both composition and topology (Table S2). Such</w:t>
      </w:r>
      <w:r w:rsidRPr="00151A37">
        <w:rPr>
          <w:bCs/>
        </w:rPr>
        <w:t xml:space="preserve"> variability</w:t>
      </w:r>
      <w:r w:rsidR="00ED2797">
        <w:rPr>
          <w:bCs/>
        </w:rPr>
        <w:t xml:space="preserve"> suggests </w:t>
      </w:r>
      <w:r w:rsidR="006342B3">
        <w:rPr>
          <w:bCs/>
        </w:rPr>
        <w:t>effects of</w:t>
      </w:r>
      <w:r w:rsidRPr="00151A37">
        <w:rPr>
          <w:bCs/>
        </w:rPr>
        <w:t xml:space="preserve"> coast-wide management actio</w:t>
      </w:r>
      <w:r w:rsidR="006342B3">
        <w:rPr>
          <w:bCs/>
        </w:rPr>
        <w:t>n</w:t>
      </w:r>
      <w:r w:rsidR="00ED2797">
        <w:rPr>
          <w:bCs/>
        </w:rPr>
        <w:t xml:space="preserve"> might vary spatially</w:t>
      </w:r>
      <w:r w:rsidR="006342B3">
        <w:rPr>
          <w:bCs/>
        </w:rPr>
        <w:t xml:space="preserve">, for example </w:t>
      </w:r>
      <w:r w:rsidRPr="00151A37">
        <w:rPr>
          <w:bCs/>
        </w:rPr>
        <w:t>the recent implementation of catch shares in the groundfish fishery</w:t>
      </w:r>
      <w:r w:rsidR="00ED2797">
        <w:rPr>
          <w:bCs/>
        </w:rPr>
        <w:t xml:space="preserve">. </w:t>
      </w:r>
    </w:p>
    <w:p w14:paraId="518FB1C0" w14:textId="4023554B" w:rsidR="00BF722F" w:rsidRDefault="00151A37" w:rsidP="00D2466B">
      <w:pPr>
        <w:pStyle w:val="Paragraph"/>
        <w:spacing w:before="0"/>
        <w:rPr>
          <w:bCs/>
        </w:rPr>
      </w:pPr>
      <w:r w:rsidRPr="00151A37">
        <w:rPr>
          <w:bCs/>
        </w:rPr>
        <w:t>We have focused here on</w:t>
      </w:r>
      <w:r w:rsidR="001E2E22">
        <w:rPr>
          <w:bCs/>
        </w:rPr>
        <w:t xml:space="preserve"> </w:t>
      </w:r>
      <w:r w:rsidR="00F637B9">
        <w:rPr>
          <w:bCs/>
        </w:rPr>
        <w:t>the importance of</w:t>
      </w:r>
      <w:r w:rsidR="001E2E22">
        <w:rPr>
          <w:bCs/>
        </w:rPr>
        <w:t xml:space="preserve"> human connectivity to </w:t>
      </w:r>
      <w:r w:rsidRPr="00151A37">
        <w:rPr>
          <w:bCs/>
        </w:rPr>
        <w:t>advanc</w:t>
      </w:r>
      <w:r w:rsidR="001E2E22">
        <w:rPr>
          <w:bCs/>
        </w:rPr>
        <w:t>ing marine policy for the</w:t>
      </w:r>
      <w:r w:rsidRPr="00151A37">
        <w:rPr>
          <w:bCs/>
        </w:rPr>
        <w:t xml:space="preserve"> US, but </w:t>
      </w:r>
      <w:r w:rsidR="00F63D04">
        <w:rPr>
          <w:bCs/>
        </w:rPr>
        <w:t>its</w:t>
      </w:r>
      <w:r w:rsidR="00F63D04" w:rsidRPr="00151A37">
        <w:rPr>
          <w:bCs/>
        </w:rPr>
        <w:t xml:space="preserve"> </w:t>
      </w:r>
      <w:r w:rsidRPr="00151A37">
        <w:rPr>
          <w:bCs/>
        </w:rPr>
        <w:t>importance extends</w:t>
      </w:r>
      <w:r w:rsidR="00F63D04">
        <w:rPr>
          <w:bCs/>
        </w:rPr>
        <w:t xml:space="preserve"> to other systems</w:t>
      </w:r>
      <w:r w:rsidR="00FE2D85">
        <w:rPr>
          <w:bCs/>
        </w:rPr>
        <w:t xml:space="preserve"> in other places around the world</w:t>
      </w:r>
      <w:r w:rsidR="00F63D04">
        <w:rPr>
          <w:bCs/>
        </w:rPr>
        <w:t xml:space="preserve">. </w:t>
      </w:r>
      <w:r w:rsidR="006D0B6E">
        <w:rPr>
          <w:bCs/>
        </w:rPr>
        <w:t xml:space="preserve">For example, most marine systems support a diversity of industrial and subsistence fishing fleets, </w:t>
      </w:r>
      <w:r w:rsidR="00FE2D85">
        <w:rPr>
          <w:bCs/>
        </w:rPr>
        <w:t>each extracting different living resources</w:t>
      </w:r>
      <w:r w:rsidR="00586FDE">
        <w:rPr>
          <w:bCs/>
        </w:rPr>
        <w:t xml:space="preserve"> </w:t>
      </w:r>
      <w:r w:rsidR="00586FDE">
        <w:rPr>
          <w:bCs/>
        </w:rPr>
        <w:fldChar w:fldCharType="begin"/>
      </w:r>
      <w:r w:rsidR="00BC466E">
        <w:rPr>
          <w:bCs/>
        </w:rPr>
        <w:instrText xml:space="preserve"> ADDIN PAPERS2_CITATIONS &lt;citation&gt;&lt;uuid&gt;FCDA5E31-FBAF-4F1C-A169-B2A993845F56&lt;/uuid&gt;&lt;priority&gt;0&lt;/priority&gt;&lt;publications&gt;&lt;publication&gt;&lt;volume&gt;28&lt;/volume&gt;&lt;publication_date&gt;99200308181200000000222000&lt;/publication_date&gt;&lt;number&gt;1&lt;/number&gt;&lt;doi&gt;10.1146/annurev.energy.28.050302.105509&lt;/doi&gt;&lt;startpage&gt;359&lt;/startpage&gt;&lt;title&gt;State of the World's Fisheries&lt;/title&gt;&lt;uuid&gt;5119615A-D864-4202-8255-DCB07F051B34&lt;/uuid&gt;&lt;subtype&gt;400&lt;/subtype&gt;&lt;endpage&gt;399&lt;/endpage&gt;&lt;type&gt;400&lt;/type&gt;&lt;url&gt;http://www.annualreviews.org/doi/abs/10.1146/annurev.energy.28.050302.105509&lt;/url&gt;&lt;bundle&gt;&lt;publication&gt;&lt;title&gt;Annual Review of Environment and Resources, Vol 37&lt;/title&gt;&lt;type&gt;-100&lt;/type&gt;&lt;subtype&gt;-100&lt;/subtype&gt;&lt;uuid&gt;E30ADA58-6C9D-40AA-B153-2FCA6382D6C1&lt;/uuid&gt;&lt;/publication&gt;&lt;/bundle&gt;&lt;authors&gt;&lt;author&gt;&lt;firstName&gt;Ray&lt;/firstName&gt;&lt;lastName&gt;Hilborn&lt;/lastName&gt;&lt;/author&gt;&lt;author&gt;&lt;firstName&gt;Trevor&lt;/firstName&gt;&lt;middleNames&gt;A&lt;/middleNames&gt;&lt;lastName&gt;Branch&lt;/lastName&gt;&lt;/author&gt;&lt;author&gt;&lt;firstName&gt;Billy&lt;/firstName&gt;&lt;lastName&gt;Ernst&lt;/lastName&gt;&lt;/author&gt;&lt;author&gt;&lt;firstName&gt;Arni&lt;/firstName&gt;&lt;lastName&gt;Magnusson&lt;/lastName&gt;&lt;/author&gt;&lt;author&gt;&lt;firstName&gt;Carolina&lt;/firstName&gt;&lt;middleNames&gt;V&lt;/middleNames&gt;&lt;lastName&gt;Minte-Vera&lt;/lastName&gt;&lt;/author&gt;&lt;author&gt;&lt;firstName&gt;Mark&lt;/firstName&gt;&lt;middleNames&gt;D&lt;/middleNames&gt;&lt;lastName&gt;Scheuerell&lt;/lastName&gt;&lt;/author&gt;&lt;author&gt;&lt;firstName&gt;Juan&lt;/firstName&gt;&lt;middleNames&gt;L&lt;/middleNames&gt;&lt;lastName&gt;Valero&lt;/lastName&gt;&lt;/author&gt;&lt;/authors&gt;&lt;/publication&gt;&lt;/publications&gt;&lt;cites&gt;&lt;/cites&gt;&lt;/citation&gt;</w:instrText>
      </w:r>
      <w:r w:rsidR="00586FDE">
        <w:rPr>
          <w:bCs/>
        </w:rPr>
        <w:fldChar w:fldCharType="separate"/>
      </w:r>
      <w:r w:rsidR="00586FDE">
        <w:t>{Hilborn:2003fe}</w:t>
      </w:r>
      <w:r w:rsidR="00586FDE">
        <w:rPr>
          <w:bCs/>
        </w:rPr>
        <w:fldChar w:fldCharType="end"/>
      </w:r>
      <w:r w:rsidR="006D0B6E">
        <w:rPr>
          <w:bCs/>
        </w:rPr>
        <w:t>. So too for lentic and terrestrial systems, where people gain income and sustenance from numerous natural sources</w:t>
      </w:r>
      <w:r w:rsidR="00204F08">
        <w:rPr>
          <w:bCs/>
        </w:rPr>
        <w:t xml:space="preserve"> </w:t>
      </w:r>
      <w:r w:rsidR="00586FDE">
        <w:rPr>
          <w:bCs/>
        </w:rPr>
        <w:fldChar w:fldCharType="begin"/>
      </w:r>
      <w:r w:rsidR="00BC466E">
        <w:rPr>
          <w:bCs/>
        </w:rPr>
        <w:instrText xml:space="preserve"> ADDIN PAPERS2_CITATIONS &lt;citation&gt;&lt;uuid&gt;3808E2A1-5B7A-49EB-8B7C-2426BAF7A180&lt;/uuid&gt;&lt;priority&gt;0&lt;/priority&gt;&lt;publications&gt;&lt;publication&gt;&lt;uuid&gt;B59EEC70-3E35-45BD-8FA2-ADC91B050BC4&lt;/uuid&gt;&lt;volume&gt;306&lt;/volume&gt;&lt;doi&gt;10.1126/science.1102425&lt;/doi&gt;&lt;startpage&gt;1180&lt;/startpage&gt;&lt;publication_date&gt;99200411121200000000222000&lt;/publication_date&gt;&lt;url&gt;http://www.sciencemag.org/content/306/5699/1180.full&lt;/url&gt;&lt;citekey&gt;Brashares:2004ji&lt;/citekey&gt;&lt;type&gt;400&lt;/type&gt;&lt;title&gt;Bushmeat Hunting, Wildlife Declines, and Fish Supply in West Africa&lt;/title&gt;&lt;publisher&gt;American Association for the Advancement of Science&lt;/publisher&gt;&lt;number&gt;5699&lt;/number&gt;&lt;subtype&gt;400&lt;/subtype&gt;&lt;endpage&gt;1183&lt;/endpage&gt;&lt;bundle&gt;&lt;publication&gt;&lt;publisher&gt;American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Justin&lt;/firstName&gt;&lt;middleNames&gt;S&lt;/middleNames&gt;&lt;lastName&gt;Brashares&lt;/lastName&gt;&lt;/author&gt;&lt;author&gt;&lt;firstName&gt;Peter&lt;/firstName&gt;&lt;lastName&gt;Arcese&lt;/lastName&gt;&lt;/author&gt;&lt;author&gt;&lt;firstName&gt;Moses&lt;/firstName&gt;&lt;middleNames&gt;K&lt;/middleNames&gt;&lt;lastName&gt;Sam&lt;/lastName&gt;&lt;/author&gt;&lt;author&gt;&lt;firstName&gt;Peter&lt;/firstName&gt;&lt;middleNames&gt;B&lt;/middleNames&gt;&lt;lastName&gt;Coppolillo&lt;/lastName&gt;&lt;/author&gt;&lt;author&gt;&lt;firstName&gt;A&lt;/firstName&gt;&lt;middleNames&gt;R E&lt;/middleNames&gt;&lt;lastName&gt;Sinclair&lt;/lastName&gt;&lt;/author&gt;&lt;author&gt;&lt;firstName&gt;Andrew&lt;/firstName&gt;&lt;lastName&gt;Balmford&lt;/lastName&gt;&lt;/author&gt;&lt;/authors&gt;&lt;/publication&gt;&lt;/publications&gt;&lt;cites&gt;&lt;/cites&gt;&lt;/citation&gt;</w:instrText>
      </w:r>
      <w:r w:rsidR="00586FDE">
        <w:rPr>
          <w:bCs/>
        </w:rPr>
        <w:fldChar w:fldCharType="separate"/>
      </w:r>
      <w:r w:rsidR="00586FDE">
        <w:t>{Brashares:2004ji}</w:t>
      </w:r>
      <w:r w:rsidR="00586FDE">
        <w:rPr>
          <w:bCs/>
        </w:rPr>
        <w:fldChar w:fldCharType="end"/>
      </w:r>
      <w:r w:rsidR="00586FDE">
        <w:rPr>
          <w:bCs/>
        </w:rPr>
        <w:t xml:space="preserve">. </w:t>
      </w:r>
      <w:r w:rsidR="00FE2D85">
        <w:rPr>
          <w:bCs/>
        </w:rPr>
        <w:t xml:space="preserve">As a consequence, measuring and designing policies that account for both ecological and human connectivity </w:t>
      </w:r>
      <w:r w:rsidR="00B57D75">
        <w:rPr>
          <w:bCs/>
        </w:rPr>
        <w:t xml:space="preserve">will help us live sustainably now and in a future under climate change and human population growth. </w:t>
      </w:r>
    </w:p>
    <w:p w14:paraId="6DC81C12" w14:textId="79D8A485" w:rsidR="00151A37" w:rsidRPr="00151A37" w:rsidRDefault="00151A37" w:rsidP="00D2466B">
      <w:pPr>
        <w:pStyle w:val="Paragraph"/>
        <w:spacing w:before="0"/>
        <w:rPr>
          <w:bCs/>
        </w:rPr>
      </w:pPr>
    </w:p>
    <w:p w14:paraId="30E9C92A" w14:textId="77777777" w:rsidR="00151A37" w:rsidRPr="00151A37" w:rsidRDefault="00151A37" w:rsidP="00D2466B">
      <w:pPr>
        <w:pStyle w:val="Paragraph"/>
        <w:spacing w:before="0"/>
        <w:jc w:val="center"/>
        <w:rPr>
          <w:bCs/>
        </w:rPr>
      </w:pPr>
      <w:r w:rsidRPr="00151A37">
        <w:rPr>
          <w:bCs/>
          <w:noProof/>
        </w:rPr>
        <w:lastRenderedPageBreak/>
        <w:drawing>
          <wp:inline distT="0" distB="0" distL="0" distR="0" wp14:anchorId="2E052012" wp14:editId="15AC10CF">
            <wp:extent cx="5939155" cy="4454525"/>
            <wp:effectExtent l="0" t="0" r="4445" b="0"/>
            <wp:docPr id="4" name="Picture 4" descr="../Desktop/CNH/Analysis/old_analysis/participation_plots/policy_forum/figures/policy_forum_fi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NH/Analysis/old_analysis/participation_plots/policy_forum/figures/policy_forum_fig.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p w14:paraId="13D71605" w14:textId="09671569" w:rsidR="00151A37" w:rsidRPr="00151A37" w:rsidRDefault="006A2960" w:rsidP="00D2466B">
      <w:pPr>
        <w:pStyle w:val="Paragraph"/>
        <w:spacing w:before="0"/>
        <w:ind w:firstLine="0"/>
        <w:rPr>
          <w:bCs/>
        </w:rPr>
      </w:pPr>
      <w:r>
        <w:rPr>
          <w:b/>
          <w:bCs/>
        </w:rPr>
        <w:t xml:space="preserve">Fig. 1. </w:t>
      </w:r>
      <w:r w:rsidR="00151A37" w:rsidRPr="00151A37">
        <w:rPr>
          <w:b/>
          <w:bCs/>
        </w:rPr>
        <w:t>Human connectivity of commercial fisheries in the California Current Ecosystem.</w:t>
      </w:r>
      <w:r w:rsidR="00151A37" w:rsidRPr="00151A37">
        <w:rPr>
          <w:bCs/>
        </w:rPr>
        <w:t xml:space="preserve"> Fisheries in the California Current are strongly connected by human participation. Some fisheries, notably the Dungeness crab-pot fishery, dominate the coast-wide network. The human connections among fisheries also frequently </w:t>
      </w:r>
      <w:r w:rsidR="00755A0E">
        <w:rPr>
          <w:bCs/>
        </w:rPr>
        <w:t>connect</w:t>
      </w:r>
      <w:r w:rsidR="00755A0E" w:rsidRPr="00151A37">
        <w:rPr>
          <w:bCs/>
        </w:rPr>
        <w:t xml:space="preserve"> </w:t>
      </w:r>
      <w:r w:rsidR="00151A37" w:rsidRPr="00151A37">
        <w:rPr>
          <w:bCs/>
        </w:rPr>
        <w:t>ecologically distant species, i.e. Dungeness crab and Albacore Tuna or benthic groundfish and pink shrimp. Examining networks generated for port groups, we find that these networks vary in their structure in the number of fisheries (nodes), the heterogeneity in fishery size, and strength of interconnections. These differences in structure may correspond to differences in community resilience. We color ports using one potential metric of network resilience to highlight this heterogeneity</w:t>
      </w:r>
      <w:r w:rsidR="00B125CF">
        <w:rPr>
          <w:bCs/>
        </w:rPr>
        <w:t xml:space="preserve"> (see supplementary materials for additional metrics)</w:t>
      </w:r>
      <w:r w:rsidR="00151A37" w:rsidRPr="00151A37">
        <w:rPr>
          <w:bCs/>
        </w:rPr>
        <w:t>. On the right port groups are colored by their adaptive capacity and show port-level participation networks with nodes colored by management jurisdiction (federally managed fisheries are blue, state managed are red, fisheries where both state and federal have a role in management, i.e. nearshore rockfish, are purple). For visual clarity we only include fisheries that had at least 3 vessels participating, and accounted for, on average, 25%</w:t>
      </w:r>
      <w:r w:rsidR="00AC6CD3">
        <w:rPr>
          <w:bCs/>
        </w:rPr>
        <w:t xml:space="preserve"> of a vessel’s annual income (</w:t>
      </w:r>
      <w:r w:rsidR="00AC6CD3" w:rsidRPr="00AC6CD3">
        <w:rPr>
          <w:bCs/>
        </w:rPr>
        <w:t>Materials and methods are available as supplementary m</w:t>
      </w:r>
      <w:r w:rsidR="00AC6CD3">
        <w:rPr>
          <w:bCs/>
        </w:rPr>
        <w:t>aterials at the Science website)</w:t>
      </w:r>
      <w:r w:rsidR="00151A37" w:rsidRPr="00151A37">
        <w:rPr>
          <w:bCs/>
        </w:rPr>
        <w:t xml:space="preserve">. </w:t>
      </w:r>
    </w:p>
    <w:p w14:paraId="2F603732" w14:textId="77777777" w:rsidR="00D2466B" w:rsidRDefault="00D2466B" w:rsidP="00D2466B">
      <w:pPr>
        <w:pStyle w:val="Paragraph"/>
        <w:spacing w:before="0"/>
        <w:ind w:firstLine="0"/>
        <w:rPr>
          <w:b/>
        </w:rPr>
      </w:pPr>
    </w:p>
    <w:p w14:paraId="3D74756A" w14:textId="77777777" w:rsidR="00151A37" w:rsidRPr="008A03CC" w:rsidRDefault="00D73714" w:rsidP="00D2466B">
      <w:pPr>
        <w:pStyle w:val="Paragraph"/>
        <w:spacing w:before="0"/>
        <w:ind w:firstLine="0"/>
        <w:rPr>
          <w:b/>
        </w:rPr>
      </w:pPr>
      <w:r w:rsidRPr="00151A37">
        <w:rPr>
          <w:b/>
        </w:rPr>
        <w:t>References and Notes:</w:t>
      </w:r>
    </w:p>
    <w:p w14:paraId="57E7B3BB" w14:textId="06999EC3" w:rsidR="00C37861" w:rsidRPr="0027246E" w:rsidRDefault="00C37861" w:rsidP="00D2466B">
      <w:pPr>
        <w:pStyle w:val="ListParagraph"/>
        <w:widowControl w:val="0"/>
        <w:numPr>
          <w:ilvl w:val="0"/>
          <w:numId w:val="13"/>
        </w:numPr>
        <w:tabs>
          <w:tab w:val="left" w:pos="640"/>
        </w:tabs>
        <w:autoSpaceDE w:val="0"/>
        <w:autoSpaceDN w:val="0"/>
        <w:adjustRightInd w:val="0"/>
        <w:rPr>
          <w:sz w:val="24"/>
          <w:szCs w:val="24"/>
        </w:rPr>
      </w:pPr>
      <w:r w:rsidRPr="0027246E">
        <w:rPr>
          <w:sz w:val="24"/>
          <w:szCs w:val="24"/>
        </w:rPr>
        <w:t xml:space="preserve">G. M. Mace, Ecology. Whose conservation? </w:t>
      </w:r>
      <w:r w:rsidRPr="0027246E">
        <w:rPr>
          <w:i/>
          <w:iCs/>
          <w:sz w:val="24"/>
          <w:szCs w:val="24"/>
        </w:rPr>
        <w:t>Science</w:t>
      </w:r>
      <w:r w:rsidRPr="0027246E">
        <w:rPr>
          <w:sz w:val="24"/>
          <w:szCs w:val="24"/>
        </w:rPr>
        <w:t xml:space="preserve">. </w:t>
      </w:r>
      <w:r w:rsidRPr="0027246E">
        <w:rPr>
          <w:b/>
          <w:bCs/>
          <w:sz w:val="24"/>
          <w:szCs w:val="24"/>
        </w:rPr>
        <w:t>345</w:t>
      </w:r>
      <w:r w:rsidRPr="0027246E">
        <w:rPr>
          <w:sz w:val="24"/>
          <w:szCs w:val="24"/>
        </w:rPr>
        <w:t>, 1558–1560 (2014).</w:t>
      </w:r>
    </w:p>
    <w:p w14:paraId="6F778871" w14:textId="77777777" w:rsidR="0027246E" w:rsidRDefault="00C37861" w:rsidP="00D2466B">
      <w:pPr>
        <w:pStyle w:val="ListParagraph"/>
        <w:widowControl w:val="0"/>
        <w:numPr>
          <w:ilvl w:val="0"/>
          <w:numId w:val="13"/>
        </w:numPr>
        <w:tabs>
          <w:tab w:val="left" w:pos="640"/>
        </w:tabs>
        <w:autoSpaceDE w:val="0"/>
        <w:autoSpaceDN w:val="0"/>
        <w:adjustRightInd w:val="0"/>
        <w:rPr>
          <w:sz w:val="24"/>
          <w:szCs w:val="24"/>
        </w:rPr>
      </w:pPr>
      <w:r w:rsidRPr="0027246E">
        <w:rPr>
          <w:sz w:val="24"/>
          <w:szCs w:val="24"/>
        </w:rPr>
        <w:t xml:space="preserve">C. C. Hicks </w:t>
      </w:r>
      <w:r w:rsidRPr="0027246E">
        <w:rPr>
          <w:i/>
          <w:iCs/>
          <w:sz w:val="24"/>
          <w:szCs w:val="24"/>
        </w:rPr>
        <w:t>et al.</w:t>
      </w:r>
      <w:r w:rsidRPr="0027246E">
        <w:rPr>
          <w:sz w:val="24"/>
          <w:szCs w:val="24"/>
        </w:rPr>
        <w:t xml:space="preserve">, Engage key social concepts for sustainability. </w:t>
      </w:r>
      <w:r w:rsidRPr="0027246E">
        <w:rPr>
          <w:i/>
          <w:iCs/>
          <w:sz w:val="24"/>
          <w:szCs w:val="24"/>
        </w:rPr>
        <w:t>Science</w:t>
      </w:r>
      <w:r w:rsidRPr="0027246E">
        <w:rPr>
          <w:sz w:val="24"/>
          <w:szCs w:val="24"/>
        </w:rPr>
        <w:t xml:space="preserve">. </w:t>
      </w:r>
      <w:r w:rsidRPr="0027246E">
        <w:rPr>
          <w:b/>
          <w:bCs/>
          <w:sz w:val="24"/>
          <w:szCs w:val="24"/>
        </w:rPr>
        <w:t>352</w:t>
      </w:r>
      <w:r w:rsidRPr="0027246E">
        <w:rPr>
          <w:sz w:val="24"/>
          <w:szCs w:val="24"/>
        </w:rPr>
        <w:t>, 38–40 (2016).</w:t>
      </w:r>
    </w:p>
    <w:p w14:paraId="098D0C44" w14:textId="6790807A" w:rsidR="0027246E" w:rsidRPr="00412AD5" w:rsidRDefault="00C37861" w:rsidP="00D2466B">
      <w:pPr>
        <w:pStyle w:val="ListParagraph"/>
        <w:widowControl w:val="0"/>
        <w:numPr>
          <w:ilvl w:val="0"/>
          <w:numId w:val="13"/>
        </w:numPr>
        <w:tabs>
          <w:tab w:val="left" w:pos="640"/>
        </w:tabs>
        <w:autoSpaceDE w:val="0"/>
        <w:autoSpaceDN w:val="0"/>
        <w:adjustRightInd w:val="0"/>
        <w:rPr>
          <w:sz w:val="24"/>
          <w:szCs w:val="24"/>
        </w:rPr>
      </w:pPr>
      <w:r w:rsidRPr="0027246E">
        <w:rPr>
          <w:sz w:val="24"/>
          <w:szCs w:val="24"/>
        </w:rPr>
        <w:lastRenderedPageBreak/>
        <w:t>J. S. Link, R. Griffis, S. Busch, “NOAA Fisheries Climate Science Strategy” (NOAA Technical Memorand</w:t>
      </w:r>
      <w:r w:rsidR="00412AD5">
        <w:rPr>
          <w:sz w:val="24"/>
          <w:szCs w:val="24"/>
        </w:rPr>
        <w:t xml:space="preserve">um NMFS-F/SPO-155, 2015; </w:t>
      </w:r>
      <w:r w:rsidR="00412AD5" w:rsidRPr="00412AD5">
        <w:rPr>
          <w:sz w:val="24"/>
          <w:szCs w:val="24"/>
        </w:rPr>
        <w:t>http://spo.nmfs.noaa.gov/tm/)</w:t>
      </w:r>
      <w:r w:rsidRPr="00412AD5">
        <w:rPr>
          <w:sz w:val="24"/>
          <w:szCs w:val="24"/>
        </w:rPr>
        <w:t>.</w:t>
      </w:r>
    </w:p>
    <w:p w14:paraId="6AD102E7" w14:textId="538885D3" w:rsidR="0027246E" w:rsidRPr="00412AD5" w:rsidRDefault="00C37861" w:rsidP="00D2466B">
      <w:pPr>
        <w:pStyle w:val="ListParagraph"/>
        <w:numPr>
          <w:ilvl w:val="0"/>
          <w:numId w:val="13"/>
        </w:numPr>
        <w:tabs>
          <w:tab w:val="left" w:pos="640"/>
        </w:tabs>
        <w:rPr>
          <w:sz w:val="24"/>
          <w:szCs w:val="24"/>
        </w:rPr>
      </w:pPr>
      <w:r w:rsidRPr="0027246E">
        <w:rPr>
          <w:sz w:val="24"/>
          <w:szCs w:val="24"/>
        </w:rPr>
        <w:t>J. S. Link, “Ecosystem-Based Fisheries Management Policy of the National Marine Fisheries Service National Oceanic and Atmospheric Administration” (</w:t>
      </w:r>
      <w:r w:rsidR="00412AD5">
        <w:rPr>
          <w:sz w:val="24"/>
          <w:szCs w:val="24"/>
        </w:rPr>
        <w:t>N</w:t>
      </w:r>
      <w:r w:rsidR="00412AD5" w:rsidRPr="00412AD5">
        <w:rPr>
          <w:sz w:val="24"/>
          <w:szCs w:val="24"/>
        </w:rPr>
        <w:t xml:space="preserve">ational </w:t>
      </w:r>
      <w:r w:rsidR="00412AD5">
        <w:rPr>
          <w:sz w:val="24"/>
          <w:szCs w:val="24"/>
        </w:rPr>
        <w:t>M</w:t>
      </w:r>
      <w:r w:rsidR="00412AD5" w:rsidRPr="00412AD5">
        <w:rPr>
          <w:sz w:val="24"/>
          <w:szCs w:val="24"/>
        </w:rPr>
        <w:t xml:space="preserve">arine </w:t>
      </w:r>
      <w:r w:rsidR="00412AD5">
        <w:rPr>
          <w:sz w:val="24"/>
          <w:szCs w:val="24"/>
        </w:rPr>
        <w:t>F</w:t>
      </w:r>
      <w:r w:rsidR="00412AD5" w:rsidRPr="00412AD5">
        <w:rPr>
          <w:sz w:val="24"/>
          <w:szCs w:val="24"/>
        </w:rPr>
        <w:t xml:space="preserve">isheries </w:t>
      </w:r>
      <w:r w:rsidR="00412AD5">
        <w:rPr>
          <w:sz w:val="24"/>
          <w:szCs w:val="24"/>
        </w:rPr>
        <w:t>S</w:t>
      </w:r>
      <w:r w:rsidR="00412AD5" w:rsidRPr="00412AD5">
        <w:rPr>
          <w:sz w:val="24"/>
          <w:szCs w:val="24"/>
        </w:rPr>
        <w:t xml:space="preserve">ervice </w:t>
      </w:r>
      <w:r w:rsidR="00412AD5">
        <w:rPr>
          <w:sz w:val="24"/>
          <w:szCs w:val="24"/>
        </w:rPr>
        <w:t>P</w:t>
      </w:r>
      <w:r w:rsidR="00412AD5" w:rsidRPr="00412AD5">
        <w:rPr>
          <w:sz w:val="24"/>
          <w:szCs w:val="24"/>
        </w:rPr>
        <w:t xml:space="preserve">olicy </w:t>
      </w:r>
      <w:r w:rsidR="00412AD5">
        <w:rPr>
          <w:sz w:val="24"/>
          <w:szCs w:val="24"/>
        </w:rPr>
        <w:t xml:space="preserve">Directive 01-120, 2016; </w:t>
      </w:r>
      <w:r w:rsidR="00412AD5" w:rsidRPr="00412AD5">
        <w:rPr>
          <w:sz w:val="24"/>
          <w:szCs w:val="24"/>
        </w:rPr>
        <w:t>http://www.nmfs.noaa.gov/op/pds/index.html</w:t>
      </w:r>
      <w:r w:rsidR="00412AD5">
        <w:rPr>
          <w:sz w:val="24"/>
          <w:szCs w:val="24"/>
        </w:rPr>
        <w:t>)</w:t>
      </w:r>
      <w:r w:rsidRPr="00412AD5">
        <w:rPr>
          <w:sz w:val="24"/>
          <w:szCs w:val="24"/>
        </w:rPr>
        <w:t>.</w:t>
      </w:r>
    </w:p>
    <w:p w14:paraId="459681DF" w14:textId="77777777" w:rsidR="0027246E" w:rsidRDefault="00C37861" w:rsidP="00D2466B">
      <w:pPr>
        <w:pStyle w:val="ListParagraph"/>
        <w:widowControl w:val="0"/>
        <w:numPr>
          <w:ilvl w:val="0"/>
          <w:numId w:val="13"/>
        </w:numPr>
        <w:tabs>
          <w:tab w:val="left" w:pos="640"/>
        </w:tabs>
        <w:autoSpaceDE w:val="0"/>
        <w:autoSpaceDN w:val="0"/>
        <w:adjustRightInd w:val="0"/>
        <w:rPr>
          <w:sz w:val="24"/>
          <w:szCs w:val="24"/>
        </w:rPr>
      </w:pPr>
      <w:r w:rsidRPr="0027246E">
        <w:rPr>
          <w:sz w:val="24"/>
          <w:szCs w:val="24"/>
        </w:rPr>
        <w:t xml:space="preserve">L. B. Crowder </w:t>
      </w:r>
      <w:r w:rsidRPr="0027246E">
        <w:rPr>
          <w:i/>
          <w:iCs/>
          <w:sz w:val="24"/>
          <w:szCs w:val="24"/>
        </w:rPr>
        <w:t>et al.</w:t>
      </w:r>
      <w:r w:rsidRPr="0027246E">
        <w:rPr>
          <w:sz w:val="24"/>
          <w:szCs w:val="24"/>
        </w:rPr>
        <w:t xml:space="preserve">, Resolving Mismatches in U.S. Ocean Governance. </w:t>
      </w:r>
      <w:r w:rsidRPr="0027246E">
        <w:rPr>
          <w:i/>
          <w:iCs/>
          <w:sz w:val="24"/>
          <w:szCs w:val="24"/>
        </w:rPr>
        <w:t>Science</w:t>
      </w:r>
      <w:r w:rsidRPr="0027246E">
        <w:rPr>
          <w:sz w:val="24"/>
          <w:szCs w:val="24"/>
        </w:rPr>
        <w:t xml:space="preserve">. </w:t>
      </w:r>
      <w:r w:rsidRPr="0027246E">
        <w:rPr>
          <w:b/>
          <w:bCs/>
          <w:sz w:val="24"/>
          <w:szCs w:val="24"/>
        </w:rPr>
        <w:t>313</w:t>
      </w:r>
      <w:r w:rsidRPr="0027246E">
        <w:rPr>
          <w:sz w:val="24"/>
          <w:szCs w:val="24"/>
        </w:rPr>
        <w:t>, 617–618 (2006).</w:t>
      </w:r>
    </w:p>
    <w:p w14:paraId="14E0EA8A" w14:textId="77777777" w:rsidR="0027246E" w:rsidRDefault="00C37861" w:rsidP="00D2466B">
      <w:pPr>
        <w:pStyle w:val="ListParagraph"/>
        <w:widowControl w:val="0"/>
        <w:numPr>
          <w:ilvl w:val="0"/>
          <w:numId w:val="13"/>
        </w:numPr>
        <w:tabs>
          <w:tab w:val="left" w:pos="640"/>
        </w:tabs>
        <w:autoSpaceDE w:val="0"/>
        <w:autoSpaceDN w:val="0"/>
        <w:adjustRightInd w:val="0"/>
        <w:rPr>
          <w:sz w:val="24"/>
          <w:szCs w:val="24"/>
        </w:rPr>
      </w:pPr>
      <w:r w:rsidRPr="0027246E">
        <w:rPr>
          <w:sz w:val="24"/>
          <w:szCs w:val="24"/>
        </w:rPr>
        <w:t xml:space="preserve">I. E. van Putten </w:t>
      </w:r>
      <w:r w:rsidRPr="0027246E">
        <w:rPr>
          <w:i/>
          <w:iCs/>
          <w:sz w:val="24"/>
          <w:szCs w:val="24"/>
        </w:rPr>
        <w:t>et al.</w:t>
      </w:r>
      <w:r w:rsidRPr="0027246E">
        <w:rPr>
          <w:sz w:val="24"/>
          <w:szCs w:val="24"/>
        </w:rPr>
        <w:t xml:space="preserve">, Theories and behavioural drivers underlying fleet dynamics models. </w:t>
      </w:r>
      <w:r w:rsidRPr="0027246E">
        <w:rPr>
          <w:i/>
          <w:iCs/>
          <w:sz w:val="24"/>
          <w:szCs w:val="24"/>
        </w:rPr>
        <w:t>Fish and Fisheries</w:t>
      </w:r>
      <w:r w:rsidRPr="0027246E">
        <w:rPr>
          <w:sz w:val="24"/>
          <w:szCs w:val="24"/>
        </w:rPr>
        <w:t xml:space="preserve">. </w:t>
      </w:r>
      <w:r w:rsidRPr="0027246E">
        <w:rPr>
          <w:b/>
          <w:bCs/>
          <w:sz w:val="24"/>
          <w:szCs w:val="24"/>
        </w:rPr>
        <w:t>13</w:t>
      </w:r>
      <w:r w:rsidRPr="0027246E">
        <w:rPr>
          <w:sz w:val="24"/>
          <w:szCs w:val="24"/>
        </w:rPr>
        <w:t>, 216–235 (2012).</w:t>
      </w:r>
    </w:p>
    <w:p w14:paraId="5F9419D3" w14:textId="77777777" w:rsidR="0027246E" w:rsidRDefault="00C37861" w:rsidP="00D2466B">
      <w:pPr>
        <w:pStyle w:val="ListParagraph"/>
        <w:widowControl w:val="0"/>
        <w:numPr>
          <w:ilvl w:val="0"/>
          <w:numId w:val="13"/>
        </w:numPr>
        <w:tabs>
          <w:tab w:val="left" w:pos="640"/>
        </w:tabs>
        <w:autoSpaceDE w:val="0"/>
        <w:autoSpaceDN w:val="0"/>
        <w:adjustRightInd w:val="0"/>
        <w:rPr>
          <w:sz w:val="24"/>
          <w:szCs w:val="24"/>
        </w:rPr>
      </w:pPr>
      <w:r w:rsidRPr="0027246E">
        <w:rPr>
          <w:sz w:val="24"/>
          <w:szCs w:val="24"/>
        </w:rPr>
        <w:t xml:space="preserve">W. J. Boonstra, J. Hentati Sundberg, Classifying fishers' behaviour. An invitation to fishing styles. </w:t>
      </w:r>
      <w:r w:rsidRPr="0027246E">
        <w:rPr>
          <w:i/>
          <w:iCs/>
          <w:sz w:val="24"/>
          <w:szCs w:val="24"/>
        </w:rPr>
        <w:t>Fish and Fisheries</w:t>
      </w:r>
      <w:r w:rsidRPr="0027246E">
        <w:rPr>
          <w:sz w:val="24"/>
          <w:szCs w:val="24"/>
        </w:rPr>
        <w:t xml:space="preserve">. </w:t>
      </w:r>
      <w:r w:rsidRPr="0027246E">
        <w:rPr>
          <w:b/>
          <w:bCs/>
          <w:sz w:val="24"/>
          <w:szCs w:val="24"/>
        </w:rPr>
        <w:t>17</w:t>
      </w:r>
      <w:r w:rsidRPr="0027246E">
        <w:rPr>
          <w:sz w:val="24"/>
          <w:szCs w:val="24"/>
        </w:rPr>
        <w:t>, 78–100 (2014).</w:t>
      </w:r>
    </w:p>
    <w:p w14:paraId="2D0A5FCE" w14:textId="1991770E" w:rsidR="0027246E" w:rsidRDefault="00C37861" w:rsidP="00D2466B">
      <w:pPr>
        <w:pStyle w:val="ListParagraph"/>
        <w:widowControl w:val="0"/>
        <w:numPr>
          <w:ilvl w:val="0"/>
          <w:numId w:val="13"/>
        </w:numPr>
        <w:tabs>
          <w:tab w:val="left" w:pos="640"/>
        </w:tabs>
        <w:autoSpaceDE w:val="0"/>
        <w:autoSpaceDN w:val="0"/>
        <w:adjustRightInd w:val="0"/>
        <w:rPr>
          <w:sz w:val="24"/>
          <w:szCs w:val="24"/>
        </w:rPr>
      </w:pPr>
      <w:r w:rsidRPr="0027246E">
        <w:rPr>
          <w:sz w:val="24"/>
          <w:szCs w:val="24"/>
        </w:rPr>
        <w:t xml:space="preserve">Northwest Fisheries Science Center, "Data Analysis and Products". available at </w:t>
      </w:r>
      <w:hyperlink r:id="rId11" w:anchor="description)" w:history="1">
        <w:r w:rsidR="0027246E" w:rsidRPr="00411661">
          <w:rPr>
            <w:rStyle w:val="Hyperlink"/>
            <w:sz w:val="24"/>
            <w:szCs w:val="24"/>
          </w:rPr>
          <w:t>http://www.nwfsc.noaa.gov/research/divisions/fram/observation/data_products/bottom_trawl.cfm#description)</w:t>
        </w:r>
      </w:hyperlink>
      <w:r w:rsidRPr="0027246E">
        <w:rPr>
          <w:sz w:val="24"/>
          <w:szCs w:val="24"/>
        </w:rPr>
        <w:t>.</w:t>
      </w:r>
    </w:p>
    <w:p w14:paraId="688D3F1D" w14:textId="77777777" w:rsidR="00042CE0" w:rsidRDefault="00C37861" w:rsidP="00D2466B">
      <w:pPr>
        <w:pStyle w:val="ListParagraph"/>
        <w:widowControl w:val="0"/>
        <w:numPr>
          <w:ilvl w:val="0"/>
          <w:numId w:val="13"/>
        </w:numPr>
        <w:tabs>
          <w:tab w:val="left" w:pos="640"/>
        </w:tabs>
        <w:autoSpaceDE w:val="0"/>
        <w:autoSpaceDN w:val="0"/>
        <w:adjustRightInd w:val="0"/>
        <w:rPr>
          <w:sz w:val="24"/>
          <w:szCs w:val="24"/>
        </w:rPr>
      </w:pPr>
      <w:r w:rsidRPr="0027246E">
        <w:rPr>
          <w:sz w:val="24"/>
          <w:szCs w:val="24"/>
        </w:rPr>
        <w:t xml:space="preserve">N. Deporte, C. Ulrich, S. Mahevas, S. Demaneche, F. Bastardie, Regional metier definition: a comparative investigation of statistical methods using a workflow applied to international otter trawl fisheries in the North Sea. </w:t>
      </w:r>
      <w:r w:rsidRPr="0027246E">
        <w:rPr>
          <w:i/>
          <w:iCs/>
          <w:sz w:val="24"/>
          <w:szCs w:val="24"/>
        </w:rPr>
        <w:t>ICES Journal of Marine Science</w:t>
      </w:r>
      <w:r w:rsidRPr="0027246E">
        <w:rPr>
          <w:sz w:val="24"/>
          <w:szCs w:val="24"/>
        </w:rPr>
        <w:t xml:space="preserve">. </w:t>
      </w:r>
      <w:r w:rsidRPr="0027246E">
        <w:rPr>
          <w:b/>
          <w:bCs/>
          <w:sz w:val="24"/>
          <w:szCs w:val="24"/>
        </w:rPr>
        <w:t>69</w:t>
      </w:r>
      <w:r w:rsidRPr="0027246E">
        <w:rPr>
          <w:sz w:val="24"/>
          <w:szCs w:val="24"/>
        </w:rPr>
        <w:t>, 331–342 (2012).</w:t>
      </w:r>
    </w:p>
    <w:p w14:paraId="5DF57721" w14:textId="0DBB2CD5" w:rsidR="00C37861" w:rsidRPr="00042CE0" w:rsidRDefault="00C37861" w:rsidP="00D2466B">
      <w:pPr>
        <w:pStyle w:val="ListParagraph"/>
        <w:widowControl w:val="0"/>
        <w:numPr>
          <w:ilvl w:val="0"/>
          <w:numId w:val="13"/>
        </w:numPr>
        <w:tabs>
          <w:tab w:val="left" w:pos="640"/>
        </w:tabs>
        <w:autoSpaceDE w:val="0"/>
        <w:autoSpaceDN w:val="0"/>
        <w:adjustRightInd w:val="0"/>
        <w:rPr>
          <w:sz w:val="24"/>
          <w:szCs w:val="24"/>
        </w:rPr>
      </w:pPr>
      <w:r w:rsidRPr="00042CE0">
        <w:rPr>
          <w:sz w:val="24"/>
          <w:szCs w:val="24"/>
        </w:rPr>
        <w:t xml:space="preserve">J. Gao, B. Barzel, A.-L. Barabási, Universal resilience patterns in complex networks. </w:t>
      </w:r>
      <w:r w:rsidRPr="00042CE0">
        <w:rPr>
          <w:i/>
          <w:iCs/>
          <w:sz w:val="24"/>
          <w:szCs w:val="24"/>
        </w:rPr>
        <w:t>Nature</w:t>
      </w:r>
      <w:r w:rsidRPr="00042CE0">
        <w:rPr>
          <w:sz w:val="24"/>
          <w:szCs w:val="24"/>
        </w:rPr>
        <w:t xml:space="preserve">. </w:t>
      </w:r>
      <w:r w:rsidRPr="00042CE0">
        <w:rPr>
          <w:b/>
          <w:bCs/>
          <w:sz w:val="24"/>
          <w:szCs w:val="24"/>
        </w:rPr>
        <w:t>530</w:t>
      </w:r>
      <w:r w:rsidRPr="00042CE0">
        <w:rPr>
          <w:sz w:val="24"/>
          <w:szCs w:val="24"/>
        </w:rPr>
        <w:t>, 307–312 (2016).</w:t>
      </w:r>
    </w:p>
    <w:p w14:paraId="1014C44A" w14:textId="77777777" w:rsidR="00D2466B" w:rsidRDefault="00D2466B" w:rsidP="00D2466B">
      <w:pPr>
        <w:widowControl w:val="0"/>
        <w:tabs>
          <w:tab w:val="left" w:pos="640"/>
        </w:tabs>
        <w:autoSpaceDE w:val="0"/>
        <w:autoSpaceDN w:val="0"/>
        <w:adjustRightInd w:val="0"/>
        <w:ind w:left="640" w:hanging="640"/>
        <w:rPr>
          <w:b/>
          <w:sz w:val="24"/>
          <w:szCs w:val="24"/>
        </w:rPr>
      </w:pPr>
    </w:p>
    <w:p w14:paraId="59AB5110" w14:textId="176CF725" w:rsidR="00D73714" w:rsidRPr="00C37861" w:rsidRDefault="00D73714" w:rsidP="00D2466B">
      <w:pPr>
        <w:widowControl w:val="0"/>
        <w:tabs>
          <w:tab w:val="left" w:pos="640"/>
        </w:tabs>
        <w:autoSpaceDE w:val="0"/>
        <w:autoSpaceDN w:val="0"/>
        <w:adjustRightInd w:val="0"/>
        <w:ind w:left="640" w:hanging="640"/>
        <w:rPr>
          <w:sz w:val="24"/>
          <w:szCs w:val="24"/>
        </w:rPr>
      </w:pPr>
      <w:r w:rsidRPr="00C37861">
        <w:rPr>
          <w:b/>
          <w:sz w:val="24"/>
          <w:szCs w:val="24"/>
        </w:rPr>
        <w:t>Acknowledgments:</w:t>
      </w:r>
      <w:r w:rsidRPr="00C37861">
        <w:rPr>
          <w:sz w:val="24"/>
          <w:szCs w:val="24"/>
        </w:rPr>
        <w:t xml:space="preserve"> </w:t>
      </w:r>
      <w:r w:rsidR="008A03CC" w:rsidRPr="00C37861">
        <w:rPr>
          <w:sz w:val="24"/>
          <w:szCs w:val="24"/>
        </w:rPr>
        <w:t xml:space="preserve">Data for this analysis was provided by </w:t>
      </w:r>
      <w:r w:rsidR="008A03CC" w:rsidRPr="00C37861">
        <w:rPr>
          <w:bCs/>
          <w:sz w:val="24"/>
          <w:szCs w:val="24"/>
        </w:rPr>
        <w:t>the Pacific Fisheries Information Network (PacFIN) database (</w:t>
      </w:r>
      <w:r w:rsidR="008A03CC" w:rsidRPr="0027246E">
        <w:rPr>
          <w:bCs/>
          <w:sz w:val="24"/>
          <w:szCs w:val="24"/>
        </w:rPr>
        <w:t>www.psmfc.org</w:t>
      </w:r>
      <w:r w:rsidR="008A03CC" w:rsidRPr="0027246E">
        <w:rPr>
          <w:sz w:val="24"/>
          <w:szCs w:val="24"/>
        </w:rPr>
        <w:t>)</w:t>
      </w:r>
      <w:r w:rsidR="008A03CC" w:rsidRPr="00C37861">
        <w:rPr>
          <w:sz w:val="24"/>
          <w:szCs w:val="24"/>
        </w:rPr>
        <w:t xml:space="preserve">. </w:t>
      </w:r>
      <w:r w:rsidR="006A2960" w:rsidRPr="00C37861">
        <w:rPr>
          <w:sz w:val="24"/>
          <w:szCs w:val="24"/>
        </w:rPr>
        <w:t xml:space="preserve">This work </w:t>
      </w:r>
      <w:r w:rsidR="006A2960" w:rsidRPr="00C37861">
        <w:rPr>
          <w:bCs/>
          <w:sz w:val="24"/>
          <w:szCs w:val="24"/>
        </w:rPr>
        <w:t>supported by funding from the National Science Foundation (GRFP, GEO-1211972).</w:t>
      </w:r>
    </w:p>
    <w:p w14:paraId="07BB16A4" w14:textId="77777777" w:rsidR="00D2466B" w:rsidRDefault="00D2466B" w:rsidP="00D2466B">
      <w:pPr>
        <w:pStyle w:val="SOMHead"/>
        <w:spacing w:before="0"/>
      </w:pPr>
    </w:p>
    <w:p w14:paraId="1C51C455" w14:textId="77777777" w:rsidR="00D73714" w:rsidRDefault="00D73714" w:rsidP="00D2466B">
      <w:pPr>
        <w:pStyle w:val="SOMHead"/>
        <w:spacing w:before="0"/>
      </w:pPr>
      <w:r>
        <w:t>Supplementary Materials:</w:t>
      </w:r>
    </w:p>
    <w:p w14:paraId="07E5AB7A" w14:textId="77777777" w:rsidR="00D73714" w:rsidRDefault="00D73714" w:rsidP="00D2466B">
      <w:pPr>
        <w:pStyle w:val="SOMContent"/>
        <w:spacing w:before="0"/>
      </w:pPr>
      <w:r>
        <w:t>Materials and Methods</w:t>
      </w:r>
    </w:p>
    <w:p w14:paraId="78CFE990" w14:textId="77AB3A01" w:rsidR="00D73714" w:rsidRDefault="00D73714" w:rsidP="00D2466B">
      <w:pPr>
        <w:pStyle w:val="SOMContent"/>
        <w:spacing w:before="0"/>
      </w:pPr>
      <w:r>
        <w:t>References (</w:t>
      </w:r>
      <w:r w:rsidR="00A50472">
        <w:rPr>
          <w:i/>
        </w:rPr>
        <w:t>6</w:t>
      </w:r>
      <w:r w:rsidRPr="00A644A5">
        <w:rPr>
          <w:i/>
        </w:rPr>
        <w:t>-</w:t>
      </w:r>
      <w:r w:rsidR="00A50472">
        <w:rPr>
          <w:i/>
        </w:rPr>
        <w:t>10</w:t>
      </w:r>
      <w:r>
        <w:t>)</w:t>
      </w:r>
    </w:p>
    <w:p w14:paraId="193233B0" w14:textId="77777777" w:rsidR="00D2466B" w:rsidRDefault="00D2466B" w:rsidP="00D2466B">
      <w:pPr>
        <w:pStyle w:val="AppendixHead"/>
        <w:spacing w:before="0"/>
      </w:pPr>
    </w:p>
    <w:p w14:paraId="5B403BF3" w14:textId="77777777" w:rsidR="00D73714" w:rsidRDefault="00D73714" w:rsidP="00D2466B">
      <w:pPr>
        <w:pStyle w:val="AppendixHead"/>
        <w:spacing w:before="0"/>
      </w:pPr>
      <w:r>
        <w:t>Supplementary Materials:</w:t>
      </w:r>
    </w:p>
    <w:p w14:paraId="7EDD33B1" w14:textId="77777777" w:rsidR="00855E96" w:rsidRPr="00855E96" w:rsidRDefault="00D73714" w:rsidP="00D2466B">
      <w:pPr>
        <w:pStyle w:val="Paragraph"/>
        <w:spacing w:before="0"/>
        <w:ind w:firstLine="0"/>
        <w:rPr>
          <w:b/>
        </w:rPr>
      </w:pPr>
      <w:r w:rsidRPr="00855E96">
        <w:rPr>
          <w:b/>
        </w:rPr>
        <w:t xml:space="preserve">Materials and Methods: </w:t>
      </w:r>
    </w:p>
    <w:p w14:paraId="4A48BA76" w14:textId="07150CE8" w:rsidR="006A2960" w:rsidRPr="00AC6CD3" w:rsidRDefault="006A2960" w:rsidP="00D2466B">
      <w:pPr>
        <w:pStyle w:val="Paragraph"/>
        <w:spacing w:before="0"/>
        <w:ind w:firstLine="0"/>
        <w:rPr>
          <w:u w:val="single"/>
        </w:rPr>
      </w:pPr>
      <w:r w:rsidRPr="00AC6CD3">
        <w:rPr>
          <w:u w:val="single"/>
        </w:rPr>
        <w:t>Data</w:t>
      </w:r>
    </w:p>
    <w:p w14:paraId="63260AE5" w14:textId="1B686A38" w:rsidR="006A2960" w:rsidRPr="006A2960" w:rsidRDefault="006A2960" w:rsidP="00D2466B">
      <w:pPr>
        <w:pStyle w:val="Paragraph"/>
        <w:spacing w:before="0"/>
      </w:pPr>
      <w:r w:rsidRPr="006A2960">
        <w:rPr>
          <w:bCs/>
        </w:rPr>
        <w:t xml:space="preserve">We collected vessel landings tickets for all commercial landings on the US West-Coast between 2006-2014 from the Pacific Fisheries Information Network (PacFIN) database </w:t>
      </w:r>
      <w:commentRangeStart w:id="8"/>
      <w:r w:rsidR="000E6015">
        <w:rPr>
          <w:bCs/>
          <w:u w:val="single"/>
        </w:rPr>
        <w:fldChar w:fldCharType="begin"/>
      </w:r>
      <w:r w:rsidR="00BC466E">
        <w:rPr>
          <w:bCs/>
          <w:u w:val="single"/>
        </w:rPr>
        <w:instrText xml:space="preserve"> ADDIN PAPERS2_CITATIONS &lt;citation&gt;&lt;uuid&gt;51BEBFEF-86AE-446E-963E-7D5A5A1DB637&lt;/uuid&gt;&lt;priority&gt;0&lt;/priority&gt;&lt;publications&gt;&lt;publication&gt;&lt;institution&gt;Pacific States Marine Fisheries Commission&lt;/institution&gt;&lt;title&gt;Pacific Fisheries Information Network (PacFIN)&lt;/title&gt;&lt;uuid&gt;505DEFCD-9470-47F3-A26B-60C10AF4AF41&lt;/uuid&gt;&lt;subtype&gt;344&lt;/subtype&gt;&lt;type&gt;300&lt;/type&gt;&lt;place&gt;Portland, Oregon &lt;/place&gt;&lt;url&gt;www.psmfc.org&lt;/url&gt;&lt;/publication&gt;&lt;/publications&gt;&lt;cites&gt;&lt;/cites&gt;&lt;/citation&gt;</w:instrText>
      </w:r>
      <w:r w:rsidR="000E6015">
        <w:rPr>
          <w:bCs/>
          <w:u w:val="single"/>
        </w:rPr>
        <w:fldChar w:fldCharType="separate"/>
      </w:r>
      <w:r w:rsidR="000E6015">
        <w:t>{PacificFisheriesIn:UF3vzZRw}</w:t>
      </w:r>
      <w:r w:rsidR="000E6015">
        <w:rPr>
          <w:bCs/>
          <w:u w:val="single"/>
        </w:rPr>
        <w:fldChar w:fldCharType="end"/>
      </w:r>
      <w:commentRangeEnd w:id="8"/>
      <w:r w:rsidR="000E6015">
        <w:rPr>
          <w:rStyle w:val="CommentReference"/>
        </w:rPr>
        <w:commentReference w:id="8"/>
      </w:r>
      <w:r w:rsidRPr="006A2960">
        <w:rPr>
          <w:bCs/>
        </w:rPr>
        <w:t xml:space="preserve">. These commercial landings accounted for approximately 2.7 million metric tons of 228 species, resulting in 3.7 billion dollars in revenue (adjusted to 2009 levels) by a total of 6,862 vessels. </w:t>
      </w:r>
      <w:r w:rsidRPr="006A2960">
        <w:t xml:space="preserve">We discard any fisheries for which vessel-identifying information is unavailable, which precludes analysis of patterns of individual participation. This primarily affects bivalve fisheries (i.e. pacific oyster and geoduck fisheries in Washington). </w:t>
      </w:r>
    </w:p>
    <w:p w14:paraId="35F59518" w14:textId="77777777" w:rsidR="00D2466B" w:rsidRDefault="00D2466B" w:rsidP="00D2466B">
      <w:pPr>
        <w:pStyle w:val="Paragraph"/>
        <w:spacing w:before="0"/>
        <w:ind w:firstLine="0"/>
        <w:rPr>
          <w:u w:val="single"/>
        </w:rPr>
      </w:pPr>
    </w:p>
    <w:p w14:paraId="457CDEB7" w14:textId="77777777" w:rsidR="006A2960" w:rsidRPr="00AC6CD3" w:rsidRDefault="006A2960" w:rsidP="00D2466B">
      <w:pPr>
        <w:pStyle w:val="Paragraph"/>
        <w:spacing w:before="0"/>
        <w:ind w:firstLine="0"/>
        <w:rPr>
          <w:u w:val="single"/>
        </w:rPr>
      </w:pPr>
      <w:r w:rsidRPr="00AC6CD3">
        <w:rPr>
          <w:u w:val="single"/>
        </w:rPr>
        <w:t>Date preparation</w:t>
      </w:r>
    </w:p>
    <w:p w14:paraId="6278DF0E" w14:textId="4FEB8E40" w:rsidR="006A2960" w:rsidRPr="006A2960" w:rsidRDefault="006A2960" w:rsidP="00D2466B">
      <w:pPr>
        <w:pStyle w:val="Paragraph"/>
        <w:spacing w:before="0"/>
        <w:rPr>
          <w:bCs/>
        </w:rPr>
      </w:pPr>
      <w:r w:rsidRPr="006A2960">
        <w:rPr>
          <w:bCs/>
        </w:rPr>
        <w:t xml:space="preserve">To examine patterns of participation, we grouped landings into distinct fisheries. Fisheries are defined as harvest assemblages caught with a specific gear </w:t>
      </w:r>
      <w:r w:rsidR="00E77363">
        <w:t>(</w:t>
      </w:r>
      <w:r w:rsidR="00E77363">
        <w:rPr>
          <w:i/>
          <w:iCs/>
        </w:rPr>
        <w:t>6</w:t>
      </w:r>
      <w:r w:rsidR="00E77363">
        <w:t xml:space="preserve">, </w:t>
      </w:r>
      <w:r w:rsidR="00E77363">
        <w:rPr>
          <w:i/>
          <w:iCs/>
        </w:rPr>
        <w:t>7</w:t>
      </w:r>
      <w:r w:rsidR="00E77363">
        <w:t>)</w:t>
      </w:r>
      <w:r w:rsidRPr="006A2960">
        <w:rPr>
          <w:bCs/>
        </w:rPr>
        <w:t xml:space="preserve">. The Pacific Fisheries Management Council (PFMC) has developed a set of sector-based definitions similar to this approach for the federally managed groundfish landings (www.pcouncil.org), but no </w:t>
      </w:r>
      <w:r w:rsidRPr="006A2960">
        <w:rPr>
          <w:bCs/>
        </w:rPr>
        <w:lastRenderedPageBreak/>
        <w:t xml:space="preserve">equivalent exists for non-groundfish fisheries </w:t>
      </w:r>
      <w:r w:rsidR="00E77363">
        <w:t>(</w:t>
      </w:r>
      <w:r w:rsidR="00E77363">
        <w:rPr>
          <w:i/>
          <w:iCs/>
        </w:rPr>
        <w:t>8</w:t>
      </w:r>
      <w:r w:rsidR="00E77363">
        <w:t>)</w:t>
      </w:r>
      <w:r w:rsidRPr="006A2960">
        <w:rPr>
          <w:bCs/>
        </w:rPr>
        <w:t xml:space="preserve">. In order to treat the landings dataset uniformly, we applied a métier analysis to this landing data </w:t>
      </w:r>
      <w:r w:rsidR="00E77363">
        <w:t>(</w:t>
      </w:r>
      <w:r w:rsidR="00E77363">
        <w:rPr>
          <w:i/>
          <w:iCs/>
        </w:rPr>
        <w:t>9</w:t>
      </w:r>
      <w:r w:rsidR="00E77363">
        <w:t>)</w:t>
      </w:r>
      <w:r w:rsidRPr="006A2960">
        <w:rPr>
          <w:bCs/>
        </w:rPr>
        <w:t xml:space="preserve"> to build a set of fisheries</w:t>
      </w:r>
      <w:r>
        <w:rPr>
          <w:bCs/>
        </w:rPr>
        <w:t>.</w:t>
      </w:r>
      <w:r w:rsidRPr="006A2960">
        <w:rPr>
          <w:bCs/>
        </w:rPr>
        <w:t xml:space="preserve"> </w:t>
      </w:r>
    </w:p>
    <w:tbl>
      <w:tblPr>
        <w:tblpPr w:leftFromText="180" w:rightFromText="180" w:vertAnchor="text" w:horzAnchor="page" w:tblpX="1630" w:tblpY="-1990"/>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1160"/>
        <w:gridCol w:w="6760"/>
      </w:tblGrid>
      <w:tr w:rsidR="00B01B28" w:rsidRPr="00E47ADC" w14:paraId="573D247A" w14:textId="77777777" w:rsidTr="00B01B28">
        <w:trPr>
          <w:trHeight w:val="360"/>
        </w:trPr>
        <w:tc>
          <w:tcPr>
            <w:tcW w:w="1440" w:type="dxa"/>
            <w:shd w:val="clear" w:color="auto" w:fill="auto"/>
            <w:noWrap/>
            <w:vAlign w:val="bottom"/>
            <w:hideMark/>
          </w:tcPr>
          <w:p w14:paraId="241D2ACF" w14:textId="77777777" w:rsidR="00B01B28" w:rsidRPr="00E47ADC" w:rsidRDefault="00B01B28" w:rsidP="00B01B28">
            <w:pPr>
              <w:rPr>
                <w:rFonts w:eastAsia="Times New Roman"/>
                <w:b/>
                <w:color w:val="000000"/>
                <w:sz w:val="24"/>
                <w:szCs w:val="24"/>
              </w:rPr>
            </w:pPr>
            <w:commentRangeStart w:id="9"/>
            <w:r w:rsidRPr="00E47ADC">
              <w:rPr>
                <w:rFonts w:eastAsia="Times New Roman"/>
                <w:b/>
                <w:color w:val="000000"/>
                <w:sz w:val="24"/>
                <w:szCs w:val="24"/>
              </w:rPr>
              <w:lastRenderedPageBreak/>
              <w:t>Port Group</w:t>
            </w:r>
          </w:p>
        </w:tc>
        <w:tc>
          <w:tcPr>
            <w:tcW w:w="1160" w:type="dxa"/>
            <w:shd w:val="clear" w:color="auto" w:fill="auto"/>
            <w:noWrap/>
            <w:vAlign w:val="bottom"/>
            <w:hideMark/>
          </w:tcPr>
          <w:p w14:paraId="0E0003BF" w14:textId="77777777" w:rsidR="00B01B28" w:rsidRPr="00E47ADC" w:rsidRDefault="00B01B28" w:rsidP="00B01B28">
            <w:pPr>
              <w:rPr>
                <w:rFonts w:eastAsia="Times New Roman"/>
                <w:b/>
                <w:color w:val="000000"/>
                <w:sz w:val="24"/>
                <w:szCs w:val="24"/>
              </w:rPr>
            </w:pPr>
            <w:r w:rsidRPr="00E47ADC">
              <w:rPr>
                <w:rFonts w:eastAsia="Times New Roman"/>
                <w:b/>
                <w:color w:val="000000"/>
                <w:sz w:val="24"/>
                <w:szCs w:val="24"/>
              </w:rPr>
              <w:t>Port ID</w:t>
            </w:r>
          </w:p>
        </w:tc>
        <w:tc>
          <w:tcPr>
            <w:tcW w:w="6760" w:type="dxa"/>
            <w:shd w:val="clear" w:color="auto" w:fill="auto"/>
            <w:noWrap/>
            <w:vAlign w:val="bottom"/>
            <w:hideMark/>
          </w:tcPr>
          <w:p w14:paraId="319C60DF" w14:textId="77777777" w:rsidR="00B01B28" w:rsidRPr="00E47ADC" w:rsidRDefault="00B01B28" w:rsidP="00B01B28">
            <w:pPr>
              <w:rPr>
                <w:rFonts w:eastAsia="Times New Roman"/>
                <w:b/>
                <w:color w:val="000000"/>
                <w:sz w:val="24"/>
                <w:szCs w:val="24"/>
              </w:rPr>
            </w:pPr>
            <w:r w:rsidRPr="00E47ADC">
              <w:rPr>
                <w:rFonts w:eastAsia="Times New Roman"/>
                <w:b/>
                <w:color w:val="000000"/>
                <w:sz w:val="24"/>
                <w:szCs w:val="24"/>
              </w:rPr>
              <w:t>Name</w:t>
            </w:r>
          </w:p>
        </w:tc>
      </w:tr>
      <w:tr w:rsidR="00B01B28" w:rsidRPr="00E47ADC" w14:paraId="4A2EE5D4" w14:textId="77777777" w:rsidTr="00B01B28">
        <w:trPr>
          <w:trHeight w:val="350"/>
        </w:trPr>
        <w:tc>
          <w:tcPr>
            <w:tcW w:w="1440" w:type="dxa"/>
            <w:shd w:val="clear" w:color="auto" w:fill="auto"/>
            <w:noWrap/>
            <w:vAlign w:val="bottom"/>
            <w:hideMark/>
          </w:tcPr>
          <w:p w14:paraId="5FAD3183"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BDA</w:t>
            </w:r>
          </w:p>
        </w:tc>
        <w:tc>
          <w:tcPr>
            <w:tcW w:w="1160" w:type="dxa"/>
            <w:shd w:val="clear" w:color="auto" w:fill="auto"/>
            <w:noWrap/>
            <w:vAlign w:val="bottom"/>
            <w:hideMark/>
          </w:tcPr>
          <w:p w14:paraId="12515C9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BDG</w:t>
            </w:r>
          </w:p>
        </w:tc>
        <w:tc>
          <w:tcPr>
            <w:tcW w:w="6760" w:type="dxa"/>
            <w:shd w:val="clear" w:color="auto" w:fill="auto"/>
            <w:noWrap/>
            <w:vAlign w:val="bottom"/>
            <w:hideMark/>
          </w:tcPr>
          <w:p w14:paraId="5659B2D8" w14:textId="77777777" w:rsidR="00B01B28" w:rsidRPr="00E47ADC" w:rsidRDefault="00B01B28" w:rsidP="00B01B28">
            <w:pPr>
              <w:rPr>
                <w:rFonts w:eastAsia="Times New Roman"/>
                <w:color w:val="000000"/>
                <w:sz w:val="24"/>
                <w:szCs w:val="24"/>
              </w:rPr>
            </w:pPr>
            <w:r>
              <w:rPr>
                <w:rFonts w:eastAsia="Times New Roman"/>
                <w:color w:val="000000"/>
                <w:sz w:val="24"/>
                <w:szCs w:val="24"/>
              </w:rPr>
              <w:t>B</w:t>
            </w:r>
            <w:r w:rsidRPr="00E47ADC">
              <w:rPr>
                <w:rFonts w:eastAsia="Times New Roman"/>
                <w:color w:val="000000"/>
                <w:sz w:val="24"/>
                <w:szCs w:val="24"/>
              </w:rPr>
              <w:t xml:space="preserve">odega </w:t>
            </w:r>
            <w:r>
              <w:rPr>
                <w:rFonts w:eastAsia="Times New Roman"/>
                <w:color w:val="000000"/>
                <w:sz w:val="24"/>
                <w:szCs w:val="24"/>
              </w:rPr>
              <w:t>Ba</w:t>
            </w:r>
            <w:r w:rsidRPr="00E47ADC">
              <w:rPr>
                <w:rFonts w:eastAsia="Times New Roman"/>
                <w:color w:val="000000"/>
                <w:sz w:val="24"/>
                <w:szCs w:val="24"/>
              </w:rPr>
              <w:t>y</w:t>
            </w:r>
          </w:p>
        </w:tc>
      </w:tr>
      <w:tr w:rsidR="00B01B28" w:rsidRPr="00E47ADC" w14:paraId="1E90648A" w14:textId="77777777" w:rsidTr="00B01B28">
        <w:trPr>
          <w:trHeight w:val="320"/>
        </w:trPr>
        <w:tc>
          <w:tcPr>
            <w:tcW w:w="1440" w:type="dxa"/>
            <w:shd w:val="clear" w:color="auto" w:fill="auto"/>
            <w:noWrap/>
            <w:vAlign w:val="bottom"/>
            <w:hideMark/>
          </w:tcPr>
          <w:p w14:paraId="0433DC4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BDA</w:t>
            </w:r>
          </w:p>
        </w:tc>
        <w:tc>
          <w:tcPr>
            <w:tcW w:w="1160" w:type="dxa"/>
            <w:shd w:val="clear" w:color="auto" w:fill="auto"/>
            <w:noWrap/>
            <w:vAlign w:val="bottom"/>
            <w:hideMark/>
          </w:tcPr>
          <w:p w14:paraId="549700C3"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OSM</w:t>
            </w:r>
          </w:p>
        </w:tc>
        <w:tc>
          <w:tcPr>
            <w:tcW w:w="6760" w:type="dxa"/>
            <w:shd w:val="clear" w:color="auto" w:fill="auto"/>
            <w:noWrap/>
            <w:vAlign w:val="bottom"/>
            <w:hideMark/>
          </w:tcPr>
          <w:p w14:paraId="400518A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other Sonoma and Marin county outer coast ports</w:t>
            </w:r>
          </w:p>
        </w:tc>
      </w:tr>
      <w:tr w:rsidR="00B01B28" w:rsidRPr="00E47ADC" w14:paraId="5BFEF09B" w14:textId="77777777" w:rsidTr="00B01B28">
        <w:trPr>
          <w:trHeight w:val="320"/>
        </w:trPr>
        <w:tc>
          <w:tcPr>
            <w:tcW w:w="1440" w:type="dxa"/>
            <w:shd w:val="clear" w:color="auto" w:fill="auto"/>
            <w:noWrap/>
            <w:vAlign w:val="bottom"/>
            <w:hideMark/>
          </w:tcPr>
          <w:p w14:paraId="246DC4BF"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BDA</w:t>
            </w:r>
          </w:p>
        </w:tc>
        <w:tc>
          <w:tcPr>
            <w:tcW w:w="1160" w:type="dxa"/>
            <w:shd w:val="clear" w:color="auto" w:fill="auto"/>
            <w:noWrap/>
            <w:vAlign w:val="bottom"/>
            <w:hideMark/>
          </w:tcPr>
          <w:p w14:paraId="22219939"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BOL</w:t>
            </w:r>
          </w:p>
        </w:tc>
        <w:tc>
          <w:tcPr>
            <w:tcW w:w="6760" w:type="dxa"/>
            <w:shd w:val="clear" w:color="auto" w:fill="auto"/>
            <w:noWrap/>
            <w:vAlign w:val="bottom"/>
            <w:hideMark/>
          </w:tcPr>
          <w:p w14:paraId="7DFFDE4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Bolinas</w:t>
            </w:r>
          </w:p>
        </w:tc>
      </w:tr>
      <w:tr w:rsidR="00B01B28" w:rsidRPr="00E47ADC" w14:paraId="3CF24A13" w14:textId="77777777" w:rsidTr="00B01B28">
        <w:trPr>
          <w:trHeight w:val="320"/>
        </w:trPr>
        <w:tc>
          <w:tcPr>
            <w:tcW w:w="1440" w:type="dxa"/>
            <w:shd w:val="clear" w:color="auto" w:fill="auto"/>
            <w:noWrap/>
            <w:vAlign w:val="bottom"/>
            <w:hideMark/>
          </w:tcPr>
          <w:p w14:paraId="5E6147BE"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BDA</w:t>
            </w:r>
          </w:p>
        </w:tc>
        <w:tc>
          <w:tcPr>
            <w:tcW w:w="1160" w:type="dxa"/>
            <w:shd w:val="clear" w:color="auto" w:fill="auto"/>
            <w:noWrap/>
            <w:vAlign w:val="bottom"/>
            <w:hideMark/>
          </w:tcPr>
          <w:p w14:paraId="550A314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RYS</w:t>
            </w:r>
          </w:p>
        </w:tc>
        <w:tc>
          <w:tcPr>
            <w:tcW w:w="6760" w:type="dxa"/>
            <w:shd w:val="clear" w:color="auto" w:fill="auto"/>
            <w:noWrap/>
            <w:vAlign w:val="bottom"/>
            <w:hideMark/>
          </w:tcPr>
          <w:p w14:paraId="0310F777" w14:textId="77777777" w:rsidR="00B01B28" w:rsidRPr="00E47ADC" w:rsidRDefault="00B01B28" w:rsidP="00B01B28">
            <w:pPr>
              <w:rPr>
                <w:rFonts w:eastAsia="Times New Roman"/>
                <w:color w:val="000000"/>
                <w:sz w:val="24"/>
                <w:szCs w:val="24"/>
              </w:rPr>
            </w:pPr>
            <w:r>
              <w:rPr>
                <w:rFonts w:eastAsia="Times New Roman"/>
                <w:color w:val="000000"/>
                <w:sz w:val="24"/>
                <w:szCs w:val="24"/>
              </w:rPr>
              <w:t>P</w:t>
            </w:r>
            <w:r w:rsidRPr="00E47ADC">
              <w:rPr>
                <w:rFonts w:eastAsia="Times New Roman"/>
                <w:color w:val="000000"/>
                <w:sz w:val="24"/>
                <w:szCs w:val="24"/>
              </w:rPr>
              <w:t>oint Reyes</w:t>
            </w:r>
          </w:p>
        </w:tc>
      </w:tr>
      <w:tr w:rsidR="00B01B28" w:rsidRPr="00E47ADC" w14:paraId="1653E745" w14:textId="77777777" w:rsidTr="00B01B28">
        <w:trPr>
          <w:trHeight w:val="320"/>
        </w:trPr>
        <w:tc>
          <w:tcPr>
            <w:tcW w:w="1440" w:type="dxa"/>
            <w:shd w:val="clear" w:color="auto" w:fill="auto"/>
            <w:noWrap/>
            <w:vAlign w:val="bottom"/>
            <w:hideMark/>
          </w:tcPr>
          <w:p w14:paraId="36109D70"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BDA</w:t>
            </w:r>
          </w:p>
        </w:tc>
        <w:tc>
          <w:tcPr>
            <w:tcW w:w="1160" w:type="dxa"/>
            <w:shd w:val="clear" w:color="auto" w:fill="auto"/>
            <w:noWrap/>
            <w:vAlign w:val="bottom"/>
            <w:hideMark/>
          </w:tcPr>
          <w:p w14:paraId="367496B3"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TML</w:t>
            </w:r>
          </w:p>
        </w:tc>
        <w:tc>
          <w:tcPr>
            <w:tcW w:w="6760" w:type="dxa"/>
            <w:shd w:val="clear" w:color="auto" w:fill="auto"/>
            <w:noWrap/>
            <w:vAlign w:val="bottom"/>
            <w:hideMark/>
          </w:tcPr>
          <w:p w14:paraId="31C60FAB" w14:textId="77777777" w:rsidR="00B01B28" w:rsidRPr="00E47ADC" w:rsidRDefault="00B01B28" w:rsidP="00B01B28">
            <w:pPr>
              <w:rPr>
                <w:rFonts w:eastAsia="Times New Roman"/>
                <w:color w:val="000000"/>
                <w:sz w:val="24"/>
                <w:szCs w:val="24"/>
              </w:rPr>
            </w:pPr>
            <w:r>
              <w:rPr>
                <w:rFonts w:eastAsia="Times New Roman"/>
                <w:color w:val="000000"/>
                <w:sz w:val="24"/>
                <w:szCs w:val="24"/>
              </w:rPr>
              <w:t>T</w:t>
            </w:r>
            <w:r w:rsidRPr="00E47ADC">
              <w:rPr>
                <w:rFonts w:eastAsia="Times New Roman"/>
                <w:color w:val="000000"/>
                <w:sz w:val="24"/>
                <w:szCs w:val="24"/>
              </w:rPr>
              <w:t xml:space="preserve">omales </w:t>
            </w:r>
            <w:r>
              <w:rPr>
                <w:rFonts w:eastAsia="Times New Roman"/>
                <w:color w:val="000000"/>
                <w:sz w:val="24"/>
                <w:szCs w:val="24"/>
              </w:rPr>
              <w:t>B</w:t>
            </w:r>
            <w:r w:rsidRPr="00E47ADC">
              <w:rPr>
                <w:rFonts w:eastAsia="Times New Roman"/>
                <w:color w:val="000000"/>
                <w:sz w:val="24"/>
                <w:szCs w:val="24"/>
              </w:rPr>
              <w:t>ay</w:t>
            </w:r>
          </w:p>
        </w:tc>
      </w:tr>
      <w:tr w:rsidR="00B01B28" w:rsidRPr="00E47ADC" w14:paraId="512FCD7D" w14:textId="77777777" w:rsidTr="00B01B28">
        <w:trPr>
          <w:trHeight w:val="320"/>
        </w:trPr>
        <w:tc>
          <w:tcPr>
            <w:tcW w:w="1440" w:type="dxa"/>
            <w:shd w:val="clear" w:color="auto" w:fill="auto"/>
            <w:noWrap/>
            <w:vAlign w:val="bottom"/>
            <w:hideMark/>
          </w:tcPr>
          <w:p w14:paraId="2BDBF4DF"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BGA</w:t>
            </w:r>
          </w:p>
        </w:tc>
        <w:tc>
          <w:tcPr>
            <w:tcW w:w="1160" w:type="dxa"/>
            <w:shd w:val="clear" w:color="auto" w:fill="auto"/>
            <w:noWrap/>
            <w:vAlign w:val="bottom"/>
            <w:hideMark/>
          </w:tcPr>
          <w:p w14:paraId="304DC85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BRG</w:t>
            </w:r>
          </w:p>
        </w:tc>
        <w:tc>
          <w:tcPr>
            <w:tcW w:w="6760" w:type="dxa"/>
            <w:shd w:val="clear" w:color="auto" w:fill="auto"/>
            <w:noWrap/>
            <w:vAlign w:val="bottom"/>
            <w:hideMark/>
          </w:tcPr>
          <w:p w14:paraId="330B3CFF" w14:textId="77777777" w:rsidR="00B01B28" w:rsidRPr="00E47ADC" w:rsidRDefault="00B01B28" w:rsidP="00B01B28">
            <w:pPr>
              <w:rPr>
                <w:rFonts w:eastAsia="Times New Roman"/>
                <w:color w:val="000000"/>
                <w:sz w:val="24"/>
                <w:szCs w:val="24"/>
              </w:rPr>
            </w:pPr>
            <w:r>
              <w:rPr>
                <w:rFonts w:eastAsia="Times New Roman"/>
                <w:color w:val="000000"/>
                <w:sz w:val="24"/>
                <w:szCs w:val="24"/>
              </w:rPr>
              <w:t>F</w:t>
            </w:r>
            <w:r w:rsidRPr="00E47ADC">
              <w:rPr>
                <w:rFonts w:eastAsia="Times New Roman"/>
                <w:color w:val="000000"/>
                <w:sz w:val="24"/>
                <w:szCs w:val="24"/>
              </w:rPr>
              <w:t xml:space="preserve">ort </w:t>
            </w:r>
            <w:r>
              <w:rPr>
                <w:rFonts w:eastAsia="Times New Roman"/>
                <w:color w:val="000000"/>
                <w:sz w:val="24"/>
                <w:szCs w:val="24"/>
              </w:rPr>
              <w:t>B</w:t>
            </w:r>
            <w:r w:rsidRPr="00E47ADC">
              <w:rPr>
                <w:rFonts w:eastAsia="Times New Roman"/>
                <w:color w:val="000000"/>
                <w:sz w:val="24"/>
                <w:szCs w:val="24"/>
              </w:rPr>
              <w:t>ragg</w:t>
            </w:r>
          </w:p>
        </w:tc>
      </w:tr>
      <w:tr w:rsidR="00B01B28" w:rsidRPr="00E47ADC" w14:paraId="38B42280" w14:textId="77777777" w:rsidTr="00B01B28">
        <w:trPr>
          <w:trHeight w:val="320"/>
        </w:trPr>
        <w:tc>
          <w:tcPr>
            <w:tcW w:w="1440" w:type="dxa"/>
            <w:shd w:val="clear" w:color="auto" w:fill="auto"/>
            <w:noWrap/>
            <w:vAlign w:val="bottom"/>
            <w:hideMark/>
          </w:tcPr>
          <w:p w14:paraId="31EB1FD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BGA</w:t>
            </w:r>
          </w:p>
        </w:tc>
        <w:tc>
          <w:tcPr>
            <w:tcW w:w="1160" w:type="dxa"/>
            <w:shd w:val="clear" w:color="auto" w:fill="auto"/>
            <w:noWrap/>
            <w:vAlign w:val="bottom"/>
            <w:hideMark/>
          </w:tcPr>
          <w:p w14:paraId="24320088"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ALB</w:t>
            </w:r>
          </w:p>
        </w:tc>
        <w:tc>
          <w:tcPr>
            <w:tcW w:w="6760" w:type="dxa"/>
            <w:shd w:val="clear" w:color="auto" w:fill="auto"/>
            <w:noWrap/>
            <w:vAlign w:val="bottom"/>
            <w:hideMark/>
          </w:tcPr>
          <w:p w14:paraId="2D4B316E" w14:textId="77777777" w:rsidR="00B01B28" w:rsidRPr="00E47ADC" w:rsidRDefault="00B01B28" w:rsidP="00B01B28">
            <w:pPr>
              <w:rPr>
                <w:rFonts w:eastAsia="Times New Roman"/>
                <w:color w:val="000000"/>
                <w:sz w:val="24"/>
                <w:szCs w:val="24"/>
              </w:rPr>
            </w:pPr>
            <w:r>
              <w:rPr>
                <w:rFonts w:eastAsia="Times New Roman"/>
                <w:color w:val="000000"/>
                <w:sz w:val="24"/>
                <w:szCs w:val="24"/>
              </w:rPr>
              <w:t>A</w:t>
            </w:r>
            <w:r w:rsidRPr="00E47ADC">
              <w:rPr>
                <w:rFonts w:eastAsia="Times New Roman"/>
                <w:color w:val="000000"/>
                <w:sz w:val="24"/>
                <w:szCs w:val="24"/>
              </w:rPr>
              <w:t>lbion</w:t>
            </w:r>
          </w:p>
        </w:tc>
      </w:tr>
      <w:tr w:rsidR="00B01B28" w:rsidRPr="00E47ADC" w14:paraId="4304B575" w14:textId="77777777" w:rsidTr="00B01B28">
        <w:trPr>
          <w:trHeight w:val="320"/>
        </w:trPr>
        <w:tc>
          <w:tcPr>
            <w:tcW w:w="1440" w:type="dxa"/>
            <w:shd w:val="clear" w:color="auto" w:fill="auto"/>
            <w:noWrap/>
            <w:vAlign w:val="bottom"/>
            <w:hideMark/>
          </w:tcPr>
          <w:p w14:paraId="719C64A9"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BGA</w:t>
            </w:r>
          </w:p>
        </w:tc>
        <w:tc>
          <w:tcPr>
            <w:tcW w:w="1160" w:type="dxa"/>
            <w:shd w:val="clear" w:color="auto" w:fill="auto"/>
            <w:noWrap/>
            <w:vAlign w:val="bottom"/>
            <w:hideMark/>
          </w:tcPr>
          <w:p w14:paraId="17CE914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ARE</w:t>
            </w:r>
          </w:p>
        </w:tc>
        <w:tc>
          <w:tcPr>
            <w:tcW w:w="6760" w:type="dxa"/>
            <w:shd w:val="clear" w:color="auto" w:fill="auto"/>
            <w:noWrap/>
            <w:vAlign w:val="bottom"/>
            <w:hideMark/>
          </w:tcPr>
          <w:p w14:paraId="6AA7D0DE" w14:textId="77777777" w:rsidR="00B01B28" w:rsidRPr="00E47ADC" w:rsidRDefault="00B01B28" w:rsidP="00B01B28">
            <w:pPr>
              <w:rPr>
                <w:rFonts w:eastAsia="Times New Roman"/>
                <w:color w:val="000000"/>
                <w:sz w:val="24"/>
                <w:szCs w:val="24"/>
              </w:rPr>
            </w:pPr>
            <w:r>
              <w:rPr>
                <w:rFonts w:eastAsia="Times New Roman"/>
                <w:color w:val="000000"/>
                <w:sz w:val="24"/>
                <w:szCs w:val="24"/>
              </w:rPr>
              <w:t>P</w:t>
            </w:r>
            <w:r w:rsidRPr="00E47ADC">
              <w:rPr>
                <w:rFonts w:eastAsia="Times New Roman"/>
                <w:color w:val="000000"/>
                <w:sz w:val="24"/>
                <w:szCs w:val="24"/>
              </w:rPr>
              <w:t xml:space="preserve">oint </w:t>
            </w:r>
            <w:r>
              <w:rPr>
                <w:rFonts w:eastAsia="Times New Roman"/>
                <w:color w:val="000000"/>
                <w:sz w:val="24"/>
                <w:szCs w:val="24"/>
              </w:rPr>
              <w:t>A</w:t>
            </w:r>
            <w:r w:rsidRPr="00E47ADC">
              <w:rPr>
                <w:rFonts w:eastAsia="Times New Roman"/>
                <w:color w:val="000000"/>
                <w:sz w:val="24"/>
                <w:szCs w:val="24"/>
              </w:rPr>
              <w:t>rena</w:t>
            </w:r>
          </w:p>
        </w:tc>
      </w:tr>
      <w:tr w:rsidR="00B01B28" w:rsidRPr="00E47ADC" w14:paraId="67E94B10" w14:textId="77777777" w:rsidTr="00B01B28">
        <w:trPr>
          <w:trHeight w:val="320"/>
        </w:trPr>
        <w:tc>
          <w:tcPr>
            <w:tcW w:w="1440" w:type="dxa"/>
            <w:shd w:val="clear" w:color="auto" w:fill="auto"/>
            <w:noWrap/>
            <w:vAlign w:val="bottom"/>
            <w:hideMark/>
          </w:tcPr>
          <w:p w14:paraId="26B2170E"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BGA</w:t>
            </w:r>
          </w:p>
        </w:tc>
        <w:tc>
          <w:tcPr>
            <w:tcW w:w="1160" w:type="dxa"/>
            <w:shd w:val="clear" w:color="auto" w:fill="auto"/>
            <w:noWrap/>
            <w:vAlign w:val="bottom"/>
            <w:hideMark/>
          </w:tcPr>
          <w:p w14:paraId="192B4DDA"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OMD</w:t>
            </w:r>
          </w:p>
        </w:tc>
        <w:tc>
          <w:tcPr>
            <w:tcW w:w="6760" w:type="dxa"/>
            <w:shd w:val="clear" w:color="auto" w:fill="auto"/>
            <w:noWrap/>
            <w:vAlign w:val="bottom"/>
            <w:hideMark/>
          </w:tcPr>
          <w:p w14:paraId="2D566EE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 xml:space="preserve">other </w:t>
            </w:r>
            <w:r>
              <w:rPr>
                <w:rFonts w:eastAsia="Times New Roman"/>
                <w:color w:val="000000"/>
                <w:sz w:val="24"/>
                <w:szCs w:val="24"/>
              </w:rPr>
              <w:t>M</w:t>
            </w:r>
            <w:r w:rsidRPr="00E47ADC">
              <w:rPr>
                <w:rFonts w:eastAsia="Times New Roman"/>
                <w:color w:val="000000"/>
                <w:sz w:val="24"/>
                <w:szCs w:val="24"/>
              </w:rPr>
              <w:t>endocino county ports</w:t>
            </w:r>
          </w:p>
        </w:tc>
      </w:tr>
      <w:tr w:rsidR="00B01B28" w:rsidRPr="00E47ADC" w14:paraId="2D70340E" w14:textId="77777777" w:rsidTr="00B01B28">
        <w:trPr>
          <w:trHeight w:val="320"/>
        </w:trPr>
        <w:tc>
          <w:tcPr>
            <w:tcW w:w="1440" w:type="dxa"/>
            <w:shd w:val="clear" w:color="auto" w:fill="auto"/>
            <w:noWrap/>
            <w:vAlign w:val="bottom"/>
            <w:hideMark/>
          </w:tcPr>
          <w:p w14:paraId="7BF1990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BRA</w:t>
            </w:r>
          </w:p>
        </w:tc>
        <w:tc>
          <w:tcPr>
            <w:tcW w:w="1160" w:type="dxa"/>
            <w:shd w:val="clear" w:color="auto" w:fill="auto"/>
            <w:noWrap/>
            <w:vAlign w:val="bottom"/>
            <w:hideMark/>
          </w:tcPr>
          <w:p w14:paraId="7E8870D0"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BRK</w:t>
            </w:r>
          </w:p>
        </w:tc>
        <w:tc>
          <w:tcPr>
            <w:tcW w:w="6760" w:type="dxa"/>
            <w:shd w:val="clear" w:color="auto" w:fill="auto"/>
            <w:noWrap/>
            <w:vAlign w:val="bottom"/>
            <w:hideMark/>
          </w:tcPr>
          <w:p w14:paraId="535CE2A8" w14:textId="77777777" w:rsidR="00B01B28" w:rsidRPr="00E47ADC" w:rsidRDefault="00B01B28" w:rsidP="00B01B28">
            <w:pPr>
              <w:rPr>
                <w:rFonts w:eastAsia="Times New Roman"/>
                <w:color w:val="000000"/>
                <w:sz w:val="24"/>
                <w:szCs w:val="24"/>
              </w:rPr>
            </w:pPr>
            <w:r>
              <w:rPr>
                <w:rFonts w:eastAsia="Times New Roman"/>
                <w:color w:val="000000"/>
                <w:sz w:val="24"/>
                <w:szCs w:val="24"/>
              </w:rPr>
              <w:t>B</w:t>
            </w:r>
            <w:r w:rsidRPr="00E47ADC">
              <w:rPr>
                <w:rFonts w:eastAsia="Times New Roman"/>
                <w:color w:val="000000"/>
                <w:sz w:val="24"/>
                <w:szCs w:val="24"/>
              </w:rPr>
              <w:t>rookings</w:t>
            </w:r>
          </w:p>
        </w:tc>
      </w:tr>
      <w:tr w:rsidR="00B01B28" w:rsidRPr="00E47ADC" w14:paraId="6A503C38" w14:textId="77777777" w:rsidTr="00B01B28">
        <w:trPr>
          <w:trHeight w:val="351"/>
        </w:trPr>
        <w:tc>
          <w:tcPr>
            <w:tcW w:w="1440" w:type="dxa"/>
            <w:shd w:val="clear" w:color="auto" w:fill="auto"/>
            <w:noWrap/>
            <w:vAlign w:val="bottom"/>
            <w:hideMark/>
          </w:tcPr>
          <w:p w14:paraId="4489BB9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BRA</w:t>
            </w:r>
          </w:p>
        </w:tc>
        <w:tc>
          <w:tcPr>
            <w:tcW w:w="1160" w:type="dxa"/>
            <w:shd w:val="clear" w:color="auto" w:fill="auto"/>
            <w:noWrap/>
            <w:vAlign w:val="bottom"/>
            <w:hideMark/>
          </w:tcPr>
          <w:p w14:paraId="72EDE2F8"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ORF</w:t>
            </w:r>
          </w:p>
        </w:tc>
        <w:tc>
          <w:tcPr>
            <w:tcW w:w="6760" w:type="dxa"/>
            <w:shd w:val="clear" w:color="auto" w:fill="auto"/>
            <w:noWrap/>
            <w:vAlign w:val="bottom"/>
            <w:hideMark/>
          </w:tcPr>
          <w:p w14:paraId="2B294BDE" w14:textId="77777777" w:rsidR="00B01B28" w:rsidRPr="00E47ADC" w:rsidRDefault="00B01B28" w:rsidP="00B01B28">
            <w:pPr>
              <w:rPr>
                <w:rFonts w:eastAsia="Times New Roman"/>
                <w:color w:val="000000"/>
                <w:sz w:val="24"/>
                <w:szCs w:val="24"/>
              </w:rPr>
            </w:pPr>
            <w:r>
              <w:rPr>
                <w:rFonts w:eastAsia="Times New Roman"/>
                <w:color w:val="000000"/>
                <w:sz w:val="24"/>
                <w:szCs w:val="24"/>
              </w:rPr>
              <w:t>P</w:t>
            </w:r>
            <w:r w:rsidRPr="00E47ADC">
              <w:rPr>
                <w:rFonts w:eastAsia="Times New Roman"/>
                <w:color w:val="000000"/>
                <w:sz w:val="24"/>
                <w:szCs w:val="24"/>
              </w:rPr>
              <w:t xml:space="preserve">ort </w:t>
            </w:r>
            <w:r>
              <w:rPr>
                <w:rFonts w:eastAsia="Times New Roman"/>
                <w:color w:val="000000"/>
                <w:sz w:val="24"/>
                <w:szCs w:val="24"/>
              </w:rPr>
              <w:t>O</w:t>
            </w:r>
            <w:r w:rsidRPr="00E47ADC">
              <w:rPr>
                <w:rFonts w:eastAsia="Times New Roman"/>
                <w:color w:val="000000"/>
                <w:sz w:val="24"/>
                <w:szCs w:val="24"/>
              </w:rPr>
              <w:t>rford</w:t>
            </w:r>
          </w:p>
        </w:tc>
      </w:tr>
      <w:tr w:rsidR="00B01B28" w:rsidRPr="00E47ADC" w14:paraId="68B864EA" w14:textId="77777777" w:rsidTr="00B01B28">
        <w:trPr>
          <w:trHeight w:val="320"/>
        </w:trPr>
        <w:tc>
          <w:tcPr>
            <w:tcW w:w="1440" w:type="dxa"/>
            <w:shd w:val="clear" w:color="auto" w:fill="auto"/>
            <w:noWrap/>
            <w:vAlign w:val="bottom"/>
            <w:hideMark/>
          </w:tcPr>
          <w:p w14:paraId="23230F8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BRA</w:t>
            </w:r>
          </w:p>
        </w:tc>
        <w:tc>
          <w:tcPr>
            <w:tcW w:w="1160" w:type="dxa"/>
            <w:shd w:val="clear" w:color="auto" w:fill="auto"/>
            <w:noWrap/>
            <w:vAlign w:val="bottom"/>
            <w:hideMark/>
          </w:tcPr>
          <w:p w14:paraId="1316959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GLD</w:t>
            </w:r>
          </w:p>
        </w:tc>
        <w:tc>
          <w:tcPr>
            <w:tcW w:w="6760" w:type="dxa"/>
            <w:shd w:val="clear" w:color="auto" w:fill="auto"/>
            <w:noWrap/>
            <w:vAlign w:val="bottom"/>
            <w:hideMark/>
          </w:tcPr>
          <w:p w14:paraId="64749D03" w14:textId="77777777" w:rsidR="00B01B28" w:rsidRPr="00E47ADC" w:rsidRDefault="00B01B28" w:rsidP="00B01B28">
            <w:pPr>
              <w:rPr>
                <w:rFonts w:eastAsia="Times New Roman"/>
                <w:color w:val="000000"/>
                <w:sz w:val="24"/>
                <w:szCs w:val="24"/>
              </w:rPr>
            </w:pPr>
            <w:r>
              <w:rPr>
                <w:rFonts w:eastAsia="Times New Roman"/>
                <w:color w:val="000000"/>
                <w:sz w:val="24"/>
                <w:szCs w:val="24"/>
              </w:rPr>
              <w:t>G</w:t>
            </w:r>
            <w:r w:rsidRPr="00E47ADC">
              <w:rPr>
                <w:rFonts w:eastAsia="Times New Roman"/>
                <w:color w:val="000000"/>
                <w:sz w:val="24"/>
                <w:szCs w:val="24"/>
              </w:rPr>
              <w:t xml:space="preserve">old </w:t>
            </w:r>
            <w:r>
              <w:rPr>
                <w:rFonts w:eastAsia="Times New Roman"/>
                <w:color w:val="000000"/>
                <w:sz w:val="24"/>
                <w:szCs w:val="24"/>
              </w:rPr>
              <w:t>B</w:t>
            </w:r>
            <w:r w:rsidRPr="00E47ADC">
              <w:rPr>
                <w:rFonts w:eastAsia="Times New Roman"/>
                <w:color w:val="000000"/>
                <w:sz w:val="24"/>
                <w:szCs w:val="24"/>
              </w:rPr>
              <w:t>each</w:t>
            </w:r>
          </w:p>
        </w:tc>
      </w:tr>
      <w:tr w:rsidR="00B01B28" w:rsidRPr="00E47ADC" w14:paraId="7BCD79CC" w14:textId="77777777" w:rsidTr="00B01B28">
        <w:trPr>
          <w:trHeight w:val="320"/>
        </w:trPr>
        <w:tc>
          <w:tcPr>
            <w:tcW w:w="1440" w:type="dxa"/>
            <w:shd w:val="clear" w:color="auto" w:fill="auto"/>
            <w:noWrap/>
            <w:vAlign w:val="bottom"/>
            <w:hideMark/>
          </w:tcPr>
          <w:p w14:paraId="0504434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CBA</w:t>
            </w:r>
          </w:p>
        </w:tc>
        <w:tc>
          <w:tcPr>
            <w:tcW w:w="1160" w:type="dxa"/>
            <w:shd w:val="clear" w:color="auto" w:fill="auto"/>
            <w:noWrap/>
            <w:vAlign w:val="bottom"/>
            <w:hideMark/>
          </w:tcPr>
          <w:p w14:paraId="0F9574E0"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WIN</w:t>
            </w:r>
          </w:p>
        </w:tc>
        <w:tc>
          <w:tcPr>
            <w:tcW w:w="6760" w:type="dxa"/>
            <w:shd w:val="clear" w:color="auto" w:fill="auto"/>
            <w:noWrap/>
            <w:vAlign w:val="bottom"/>
            <w:hideMark/>
          </w:tcPr>
          <w:p w14:paraId="73B181CD" w14:textId="77777777" w:rsidR="00B01B28" w:rsidRPr="00E47ADC" w:rsidRDefault="00B01B28" w:rsidP="00B01B28">
            <w:pPr>
              <w:rPr>
                <w:rFonts w:eastAsia="Times New Roman"/>
                <w:color w:val="000000"/>
                <w:sz w:val="24"/>
                <w:szCs w:val="24"/>
              </w:rPr>
            </w:pPr>
            <w:r>
              <w:rPr>
                <w:rFonts w:eastAsia="Times New Roman"/>
                <w:color w:val="000000"/>
                <w:sz w:val="24"/>
                <w:szCs w:val="24"/>
              </w:rPr>
              <w:t>W</w:t>
            </w:r>
            <w:r w:rsidRPr="00E47ADC">
              <w:rPr>
                <w:rFonts w:eastAsia="Times New Roman"/>
                <w:color w:val="000000"/>
                <w:sz w:val="24"/>
                <w:szCs w:val="24"/>
              </w:rPr>
              <w:t xml:space="preserve">inchester </w:t>
            </w:r>
            <w:r>
              <w:rPr>
                <w:rFonts w:eastAsia="Times New Roman"/>
                <w:color w:val="000000"/>
                <w:sz w:val="24"/>
                <w:szCs w:val="24"/>
              </w:rPr>
              <w:t>B</w:t>
            </w:r>
            <w:r w:rsidRPr="00E47ADC">
              <w:rPr>
                <w:rFonts w:eastAsia="Times New Roman"/>
                <w:color w:val="000000"/>
                <w:sz w:val="24"/>
                <w:szCs w:val="24"/>
              </w:rPr>
              <w:t>ay</w:t>
            </w:r>
          </w:p>
        </w:tc>
      </w:tr>
      <w:tr w:rsidR="00B01B28" w:rsidRPr="00E47ADC" w14:paraId="7E5DE0C2" w14:textId="77777777" w:rsidTr="00B01B28">
        <w:trPr>
          <w:trHeight w:val="320"/>
        </w:trPr>
        <w:tc>
          <w:tcPr>
            <w:tcW w:w="1440" w:type="dxa"/>
            <w:shd w:val="clear" w:color="auto" w:fill="auto"/>
            <w:noWrap/>
            <w:vAlign w:val="bottom"/>
            <w:hideMark/>
          </w:tcPr>
          <w:p w14:paraId="14C68FB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CBA</w:t>
            </w:r>
          </w:p>
        </w:tc>
        <w:tc>
          <w:tcPr>
            <w:tcW w:w="1160" w:type="dxa"/>
            <w:shd w:val="clear" w:color="auto" w:fill="auto"/>
            <w:noWrap/>
            <w:vAlign w:val="bottom"/>
            <w:hideMark/>
          </w:tcPr>
          <w:p w14:paraId="2083CB5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COS</w:t>
            </w:r>
          </w:p>
        </w:tc>
        <w:tc>
          <w:tcPr>
            <w:tcW w:w="6760" w:type="dxa"/>
            <w:shd w:val="clear" w:color="auto" w:fill="auto"/>
            <w:noWrap/>
            <w:vAlign w:val="bottom"/>
            <w:hideMark/>
          </w:tcPr>
          <w:p w14:paraId="7B1C0E4F" w14:textId="77777777" w:rsidR="00B01B28" w:rsidRPr="00E47ADC" w:rsidRDefault="00B01B28" w:rsidP="00B01B28">
            <w:pPr>
              <w:rPr>
                <w:rFonts w:eastAsia="Times New Roman"/>
                <w:color w:val="000000"/>
                <w:sz w:val="24"/>
                <w:szCs w:val="24"/>
              </w:rPr>
            </w:pPr>
            <w:r>
              <w:rPr>
                <w:rFonts w:eastAsia="Times New Roman"/>
                <w:color w:val="000000"/>
                <w:sz w:val="24"/>
                <w:szCs w:val="24"/>
              </w:rPr>
              <w:t>C</w:t>
            </w:r>
            <w:r w:rsidRPr="00E47ADC">
              <w:rPr>
                <w:rFonts w:eastAsia="Times New Roman"/>
                <w:color w:val="000000"/>
                <w:sz w:val="24"/>
                <w:szCs w:val="24"/>
              </w:rPr>
              <w:t>harleston (</w:t>
            </w:r>
            <w:r>
              <w:rPr>
                <w:rFonts w:eastAsia="Times New Roman"/>
                <w:color w:val="000000"/>
                <w:sz w:val="24"/>
                <w:szCs w:val="24"/>
              </w:rPr>
              <w:t>C</w:t>
            </w:r>
            <w:r w:rsidRPr="00E47ADC">
              <w:rPr>
                <w:rFonts w:eastAsia="Times New Roman"/>
                <w:color w:val="000000"/>
                <w:sz w:val="24"/>
                <w:szCs w:val="24"/>
              </w:rPr>
              <w:t xml:space="preserve">oos </w:t>
            </w:r>
            <w:r>
              <w:rPr>
                <w:rFonts w:eastAsia="Times New Roman"/>
                <w:color w:val="000000"/>
                <w:sz w:val="24"/>
                <w:szCs w:val="24"/>
              </w:rPr>
              <w:t>B</w:t>
            </w:r>
            <w:r w:rsidRPr="00E47ADC">
              <w:rPr>
                <w:rFonts w:eastAsia="Times New Roman"/>
                <w:color w:val="000000"/>
                <w:sz w:val="24"/>
                <w:szCs w:val="24"/>
              </w:rPr>
              <w:t>ay)</w:t>
            </w:r>
          </w:p>
        </w:tc>
      </w:tr>
      <w:tr w:rsidR="00B01B28" w:rsidRPr="00E47ADC" w14:paraId="0D80F87A" w14:textId="77777777" w:rsidTr="00B01B28">
        <w:trPr>
          <w:trHeight w:val="320"/>
        </w:trPr>
        <w:tc>
          <w:tcPr>
            <w:tcW w:w="1440" w:type="dxa"/>
            <w:shd w:val="clear" w:color="auto" w:fill="auto"/>
            <w:noWrap/>
            <w:vAlign w:val="bottom"/>
            <w:hideMark/>
          </w:tcPr>
          <w:p w14:paraId="7284809D"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CBA</w:t>
            </w:r>
          </w:p>
        </w:tc>
        <w:tc>
          <w:tcPr>
            <w:tcW w:w="1160" w:type="dxa"/>
            <w:shd w:val="clear" w:color="auto" w:fill="auto"/>
            <w:noWrap/>
            <w:vAlign w:val="bottom"/>
            <w:hideMark/>
          </w:tcPr>
          <w:p w14:paraId="6046F6E7"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BDN</w:t>
            </w:r>
          </w:p>
        </w:tc>
        <w:tc>
          <w:tcPr>
            <w:tcW w:w="6760" w:type="dxa"/>
            <w:shd w:val="clear" w:color="auto" w:fill="auto"/>
            <w:noWrap/>
            <w:vAlign w:val="bottom"/>
            <w:hideMark/>
          </w:tcPr>
          <w:p w14:paraId="1D7ADD1A" w14:textId="77777777" w:rsidR="00B01B28" w:rsidRPr="00E47ADC" w:rsidRDefault="00B01B28" w:rsidP="00B01B28">
            <w:pPr>
              <w:rPr>
                <w:rFonts w:eastAsia="Times New Roman"/>
                <w:color w:val="000000"/>
                <w:sz w:val="24"/>
                <w:szCs w:val="24"/>
              </w:rPr>
            </w:pPr>
            <w:r>
              <w:rPr>
                <w:rFonts w:eastAsia="Times New Roman"/>
                <w:color w:val="000000"/>
                <w:sz w:val="24"/>
                <w:szCs w:val="24"/>
              </w:rPr>
              <w:t>B</w:t>
            </w:r>
            <w:r w:rsidRPr="00E47ADC">
              <w:rPr>
                <w:rFonts w:eastAsia="Times New Roman"/>
                <w:color w:val="000000"/>
                <w:sz w:val="24"/>
                <w:szCs w:val="24"/>
              </w:rPr>
              <w:t>andon</w:t>
            </w:r>
          </w:p>
        </w:tc>
      </w:tr>
      <w:tr w:rsidR="00B01B28" w:rsidRPr="00E47ADC" w14:paraId="200FEE71" w14:textId="77777777" w:rsidTr="00B01B28">
        <w:trPr>
          <w:trHeight w:val="320"/>
        </w:trPr>
        <w:tc>
          <w:tcPr>
            <w:tcW w:w="1440" w:type="dxa"/>
            <w:shd w:val="clear" w:color="auto" w:fill="auto"/>
            <w:noWrap/>
            <w:vAlign w:val="bottom"/>
            <w:hideMark/>
          </w:tcPr>
          <w:p w14:paraId="27C9257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CBA</w:t>
            </w:r>
          </w:p>
        </w:tc>
        <w:tc>
          <w:tcPr>
            <w:tcW w:w="1160" w:type="dxa"/>
            <w:shd w:val="clear" w:color="auto" w:fill="auto"/>
            <w:noWrap/>
            <w:vAlign w:val="bottom"/>
            <w:hideMark/>
          </w:tcPr>
          <w:p w14:paraId="6AAFAC42"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FLR</w:t>
            </w:r>
          </w:p>
        </w:tc>
        <w:tc>
          <w:tcPr>
            <w:tcW w:w="6760" w:type="dxa"/>
            <w:shd w:val="clear" w:color="auto" w:fill="auto"/>
            <w:noWrap/>
            <w:vAlign w:val="bottom"/>
            <w:hideMark/>
          </w:tcPr>
          <w:p w14:paraId="7070523D" w14:textId="77777777" w:rsidR="00B01B28" w:rsidRPr="00E47ADC" w:rsidRDefault="00B01B28" w:rsidP="00B01B28">
            <w:pPr>
              <w:rPr>
                <w:rFonts w:eastAsia="Times New Roman"/>
                <w:color w:val="000000"/>
                <w:sz w:val="24"/>
                <w:szCs w:val="24"/>
              </w:rPr>
            </w:pPr>
            <w:r>
              <w:rPr>
                <w:rFonts w:eastAsia="Times New Roman"/>
                <w:color w:val="000000"/>
                <w:sz w:val="24"/>
                <w:szCs w:val="24"/>
              </w:rPr>
              <w:t>F</w:t>
            </w:r>
            <w:r w:rsidRPr="00E47ADC">
              <w:rPr>
                <w:rFonts w:eastAsia="Times New Roman"/>
                <w:color w:val="000000"/>
                <w:sz w:val="24"/>
                <w:szCs w:val="24"/>
              </w:rPr>
              <w:t>lorence</w:t>
            </w:r>
          </w:p>
        </w:tc>
      </w:tr>
      <w:tr w:rsidR="00B01B28" w:rsidRPr="00E47ADC" w14:paraId="6EFE2AFD" w14:textId="77777777" w:rsidTr="00B01B28">
        <w:trPr>
          <w:trHeight w:val="320"/>
        </w:trPr>
        <w:tc>
          <w:tcPr>
            <w:tcW w:w="1440" w:type="dxa"/>
            <w:shd w:val="clear" w:color="auto" w:fill="auto"/>
            <w:noWrap/>
            <w:vAlign w:val="bottom"/>
            <w:hideMark/>
          </w:tcPr>
          <w:p w14:paraId="1E3B175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CCA</w:t>
            </w:r>
          </w:p>
        </w:tc>
        <w:tc>
          <w:tcPr>
            <w:tcW w:w="1160" w:type="dxa"/>
            <w:shd w:val="clear" w:color="auto" w:fill="auto"/>
            <w:noWrap/>
            <w:vAlign w:val="bottom"/>
            <w:hideMark/>
          </w:tcPr>
          <w:p w14:paraId="5BFAC6C8"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CRS</w:t>
            </w:r>
          </w:p>
        </w:tc>
        <w:tc>
          <w:tcPr>
            <w:tcW w:w="6760" w:type="dxa"/>
            <w:shd w:val="clear" w:color="auto" w:fill="auto"/>
            <w:noWrap/>
            <w:vAlign w:val="bottom"/>
            <w:hideMark/>
          </w:tcPr>
          <w:p w14:paraId="3EA8DB9F" w14:textId="77777777" w:rsidR="00B01B28" w:rsidRPr="00E47ADC" w:rsidRDefault="00B01B28" w:rsidP="00B01B28">
            <w:pPr>
              <w:rPr>
                <w:rFonts w:eastAsia="Times New Roman"/>
                <w:color w:val="000000"/>
                <w:sz w:val="24"/>
                <w:szCs w:val="24"/>
              </w:rPr>
            </w:pPr>
            <w:r>
              <w:rPr>
                <w:rFonts w:eastAsia="Times New Roman"/>
                <w:color w:val="000000"/>
                <w:sz w:val="24"/>
                <w:szCs w:val="24"/>
              </w:rPr>
              <w:t>C</w:t>
            </w:r>
            <w:r w:rsidRPr="00E47ADC">
              <w:rPr>
                <w:rFonts w:eastAsia="Times New Roman"/>
                <w:color w:val="000000"/>
                <w:sz w:val="24"/>
                <w:szCs w:val="24"/>
              </w:rPr>
              <w:t xml:space="preserve">rescent </w:t>
            </w:r>
            <w:r>
              <w:rPr>
                <w:rFonts w:eastAsia="Times New Roman"/>
                <w:color w:val="000000"/>
                <w:sz w:val="24"/>
                <w:szCs w:val="24"/>
              </w:rPr>
              <w:t>C</w:t>
            </w:r>
            <w:r w:rsidRPr="00E47ADC">
              <w:rPr>
                <w:rFonts w:eastAsia="Times New Roman"/>
                <w:color w:val="000000"/>
                <w:sz w:val="24"/>
                <w:szCs w:val="24"/>
              </w:rPr>
              <w:t>ity</w:t>
            </w:r>
          </w:p>
        </w:tc>
      </w:tr>
      <w:tr w:rsidR="00B01B28" w:rsidRPr="00E47ADC" w14:paraId="3126749A" w14:textId="77777777" w:rsidTr="00B01B28">
        <w:trPr>
          <w:trHeight w:val="320"/>
        </w:trPr>
        <w:tc>
          <w:tcPr>
            <w:tcW w:w="1440" w:type="dxa"/>
            <w:shd w:val="clear" w:color="auto" w:fill="auto"/>
            <w:noWrap/>
            <w:vAlign w:val="bottom"/>
            <w:hideMark/>
          </w:tcPr>
          <w:p w14:paraId="27C43003"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CCA</w:t>
            </w:r>
          </w:p>
        </w:tc>
        <w:tc>
          <w:tcPr>
            <w:tcW w:w="1160" w:type="dxa"/>
            <w:shd w:val="clear" w:color="auto" w:fill="auto"/>
            <w:noWrap/>
            <w:vAlign w:val="bottom"/>
            <w:hideMark/>
          </w:tcPr>
          <w:p w14:paraId="2C729F8F"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ODN</w:t>
            </w:r>
          </w:p>
        </w:tc>
        <w:tc>
          <w:tcPr>
            <w:tcW w:w="6760" w:type="dxa"/>
            <w:shd w:val="clear" w:color="auto" w:fill="auto"/>
            <w:noWrap/>
            <w:vAlign w:val="bottom"/>
            <w:hideMark/>
          </w:tcPr>
          <w:p w14:paraId="445FFAD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 xml:space="preserve">other del </w:t>
            </w:r>
            <w:r>
              <w:rPr>
                <w:rFonts w:eastAsia="Times New Roman"/>
                <w:color w:val="000000"/>
                <w:sz w:val="24"/>
                <w:szCs w:val="24"/>
              </w:rPr>
              <w:t>N</w:t>
            </w:r>
            <w:r w:rsidRPr="00E47ADC">
              <w:rPr>
                <w:rFonts w:eastAsia="Times New Roman"/>
                <w:color w:val="000000"/>
                <w:sz w:val="24"/>
                <w:szCs w:val="24"/>
              </w:rPr>
              <w:t>orte county ports</w:t>
            </w:r>
          </w:p>
        </w:tc>
      </w:tr>
      <w:tr w:rsidR="00B01B28" w:rsidRPr="00E47ADC" w14:paraId="14689EF2" w14:textId="77777777" w:rsidTr="00B01B28">
        <w:trPr>
          <w:trHeight w:val="320"/>
        </w:trPr>
        <w:tc>
          <w:tcPr>
            <w:tcW w:w="1440" w:type="dxa"/>
            <w:shd w:val="clear" w:color="auto" w:fill="auto"/>
            <w:noWrap/>
            <w:vAlign w:val="bottom"/>
            <w:hideMark/>
          </w:tcPr>
          <w:p w14:paraId="2B540CC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CLO</w:t>
            </w:r>
          </w:p>
        </w:tc>
        <w:tc>
          <w:tcPr>
            <w:tcW w:w="1160" w:type="dxa"/>
            <w:shd w:val="clear" w:color="auto" w:fill="auto"/>
            <w:noWrap/>
            <w:vAlign w:val="bottom"/>
            <w:hideMark/>
          </w:tcPr>
          <w:p w14:paraId="527A865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AST</w:t>
            </w:r>
          </w:p>
        </w:tc>
        <w:tc>
          <w:tcPr>
            <w:tcW w:w="6760" w:type="dxa"/>
            <w:shd w:val="clear" w:color="auto" w:fill="auto"/>
            <w:noWrap/>
            <w:vAlign w:val="bottom"/>
            <w:hideMark/>
          </w:tcPr>
          <w:p w14:paraId="41813204" w14:textId="77777777" w:rsidR="00B01B28" w:rsidRPr="00E47ADC" w:rsidRDefault="00B01B28" w:rsidP="00B01B28">
            <w:pPr>
              <w:rPr>
                <w:rFonts w:eastAsia="Times New Roman"/>
                <w:color w:val="000000"/>
                <w:sz w:val="24"/>
                <w:szCs w:val="24"/>
              </w:rPr>
            </w:pPr>
            <w:r>
              <w:rPr>
                <w:rFonts w:eastAsia="Times New Roman"/>
                <w:color w:val="000000"/>
                <w:sz w:val="24"/>
                <w:szCs w:val="24"/>
              </w:rPr>
              <w:t>A</w:t>
            </w:r>
            <w:r w:rsidRPr="00E47ADC">
              <w:rPr>
                <w:rFonts w:eastAsia="Times New Roman"/>
                <w:color w:val="000000"/>
                <w:sz w:val="24"/>
                <w:szCs w:val="24"/>
              </w:rPr>
              <w:t>storia</w:t>
            </w:r>
          </w:p>
        </w:tc>
      </w:tr>
      <w:tr w:rsidR="00B01B28" w:rsidRPr="00E47ADC" w14:paraId="49B8680C" w14:textId="77777777" w:rsidTr="00B01B28">
        <w:trPr>
          <w:trHeight w:val="320"/>
        </w:trPr>
        <w:tc>
          <w:tcPr>
            <w:tcW w:w="1440" w:type="dxa"/>
            <w:shd w:val="clear" w:color="auto" w:fill="auto"/>
            <w:noWrap/>
            <w:vAlign w:val="bottom"/>
            <w:hideMark/>
          </w:tcPr>
          <w:p w14:paraId="0CA6551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CLO</w:t>
            </w:r>
          </w:p>
        </w:tc>
        <w:tc>
          <w:tcPr>
            <w:tcW w:w="1160" w:type="dxa"/>
            <w:shd w:val="clear" w:color="auto" w:fill="auto"/>
            <w:noWrap/>
            <w:vAlign w:val="bottom"/>
            <w:hideMark/>
          </w:tcPr>
          <w:p w14:paraId="641A855A"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CNB</w:t>
            </w:r>
          </w:p>
        </w:tc>
        <w:tc>
          <w:tcPr>
            <w:tcW w:w="6760" w:type="dxa"/>
            <w:shd w:val="clear" w:color="auto" w:fill="auto"/>
            <w:noWrap/>
            <w:vAlign w:val="bottom"/>
            <w:hideMark/>
          </w:tcPr>
          <w:p w14:paraId="687ACA86" w14:textId="77777777" w:rsidR="00B01B28" w:rsidRPr="00E47ADC" w:rsidRDefault="00B01B28" w:rsidP="00B01B28">
            <w:pPr>
              <w:rPr>
                <w:rFonts w:eastAsia="Times New Roman"/>
                <w:color w:val="000000"/>
                <w:sz w:val="24"/>
                <w:szCs w:val="24"/>
              </w:rPr>
            </w:pPr>
            <w:r>
              <w:rPr>
                <w:rFonts w:eastAsia="Times New Roman"/>
                <w:color w:val="000000"/>
                <w:sz w:val="24"/>
                <w:szCs w:val="24"/>
              </w:rPr>
              <w:t>C</w:t>
            </w:r>
            <w:r w:rsidRPr="00E47ADC">
              <w:rPr>
                <w:rFonts w:eastAsia="Times New Roman"/>
                <w:color w:val="000000"/>
                <w:sz w:val="24"/>
                <w:szCs w:val="24"/>
              </w:rPr>
              <w:t xml:space="preserve">annon </w:t>
            </w:r>
            <w:r>
              <w:rPr>
                <w:rFonts w:eastAsia="Times New Roman"/>
                <w:color w:val="000000"/>
                <w:sz w:val="24"/>
                <w:szCs w:val="24"/>
              </w:rPr>
              <w:t>B</w:t>
            </w:r>
            <w:r w:rsidRPr="00E47ADC">
              <w:rPr>
                <w:rFonts w:eastAsia="Times New Roman"/>
                <w:color w:val="000000"/>
                <w:sz w:val="24"/>
                <w:szCs w:val="24"/>
              </w:rPr>
              <w:t>each</w:t>
            </w:r>
          </w:p>
        </w:tc>
      </w:tr>
      <w:tr w:rsidR="00B01B28" w:rsidRPr="00E47ADC" w14:paraId="649BB825" w14:textId="77777777" w:rsidTr="00B01B28">
        <w:trPr>
          <w:trHeight w:val="320"/>
        </w:trPr>
        <w:tc>
          <w:tcPr>
            <w:tcW w:w="1440" w:type="dxa"/>
            <w:shd w:val="clear" w:color="auto" w:fill="auto"/>
            <w:noWrap/>
            <w:vAlign w:val="bottom"/>
            <w:hideMark/>
          </w:tcPr>
          <w:p w14:paraId="427C676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CLO</w:t>
            </w:r>
          </w:p>
        </w:tc>
        <w:tc>
          <w:tcPr>
            <w:tcW w:w="1160" w:type="dxa"/>
            <w:shd w:val="clear" w:color="auto" w:fill="auto"/>
            <w:noWrap/>
            <w:vAlign w:val="bottom"/>
            <w:hideMark/>
          </w:tcPr>
          <w:p w14:paraId="3996D7F8"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GSS</w:t>
            </w:r>
          </w:p>
        </w:tc>
        <w:tc>
          <w:tcPr>
            <w:tcW w:w="6760" w:type="dxa"/>
            <w:shd w:val="clear" w:color="auto" w:fill="auto"/>
            <w:noWrap/>
            <w:vAlign w:val="bottom"/>
            <w:hideMark/>
          </w:tcPr>
          <w:p w14:paraId="6AE815DD" w14:textId="77777777" w:rsidR="00B01B28" w:rsidRPr="00E47ADC" w:rsidRDefault="00B01B28" w:rsidP="00B01B28">
            <w:pPr>
              <w:rPr>
                <w:rFonts w:eastAsia="Times New Roman"/>
                <w:color w:val="000000"/>
                <w:sz w:val="24"/>
                <w:szCs w:val="24"/>
              </w:rPr>
            </w:pPr>
            <w:r>
              <w:rPr>
                <w:rFonts w:eastAsia="Times New Roman"/>
                <w:color w:val="000000"/>
                <w:sz w:val="24"/>
                <w:szCs w:val="24"/>
              </w:rPr>
              <w:t>S</w:t>
            </w:r>
            <w:r w:rsidRPr="00E47ADC">
              <w:rPr>
                <w:rFonts w:eastAsia="Times New Roman"/>
                <w:color w:val="000000"/>
                <w:sz w:val="24"/>
                <w:szCs w:val="24"/>
              </w:rPr>
              <w:t>easide-</w:t>
            </w:r>
            <w:r>
              <w:rPr>
                <w:rFonts w:eastAsia="Times New Roman"/>
                <w:color w:val="000000"/>
                <w:sz w:val="24"/>
                <w:szCs w:val="24"/>
              </w:rPr>
              <w:t>G</w:t>
            </w:r>
            <w:r w:rsidRPr="00E47ADC">
              <w:rPr>
                <w:rFonts w:eastAsia="Times New Roman"/>
                <w:color w:val="000000"/>
                <w:sz w:val="24"/>
                <w:szCs w:val="24"/>
              </w:rPr>
              <w:t>earhart</w:t>
            </w:r>
          </w:p>
        </w:tc>
      </w:tr>
      <w:tr w:rsidR="00B01B28" w:rsidRPr="00E47ADC" w14:paraId="4D60CCCA" w14:textId="77777777" w:rsidTr="00B01B28">
        <w:trPr>
          <w:trHeight w:val="320"/>
        </w:trPr>
        <w:tc>
          <w:tcPr>
            <w:tcW w:w="1440" w:type="dxa"/>
            <w:shd w:val="clear" w:color="auto" w:fill="auto"/>
            <w:noWrap/>
            <w:vAlign w:val="bottom"/>
            <w:hideMark/>
          </w:tcPr>
          <w:p w14:paraId="44F43CD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CLW</w:t>
            </w:r>
          </w:p>
        </w:tc>
        <w:tc>
          <w:tcPr>
            <w:tcW w:w="1160" w:type="dxa"/>
            <w:shd w:val="clear" w:color="auto" w:fill="auto"/>
            <w:noWrap/>
            <w:vAlign w:val="bottom"/>
            <w:hideMark/>
          </w:tcPr>
          <w:p w14:paraId="68CE859A"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LWC</w:t>
            </w:r>
          </w:p>
        </w:tc>
        <w:tc>
          <w:tcPr>
            <w:tcW w:w="6760" w:type="dxa"/>
            <w:shd w:val="clear" w:color="auto" w:fill="auto"/>
            <w:noWrap/>
            <w:vAlign w:val="bottom"/>
            <w:hideMark/>
          </w:tcPr>
          <w:p w14:paraId="55E8570F" w14:textId="77777777" w:rsidR="00B01B28" w:rsidRPr="00E47ADC" w:rsidRDefault="00B01B28" w:rsidP="00B01B28">
            <w:pPr>
              <w:rPr>
                <w:rFonts w:eastAsia="Times New Roman"/>
                <w:color w:val="000000"/>
                <w:sz w:val="24"/>
                <w:szCs w:val="24"/>
              </w:rPr>
            </w:pPr>
            <w:r>
              <w:rPr>
                <w:rFonts w:eastAsia="Times New Roman"/>
                <w:color w:val="000000"/>
                <w:sz w:val="24"/>
                <w:szCs w:val="24"/>
              </w:rPr>
              <w:t>I</w:t>
            </w:r>
            <w:r w:rsidRPr="00E47ADC">
              <w:rPr>
                <w:rFonts w:eastAsia="Times New Roman"/>
                <w:color w:val="000000"/>
                <w:sz w:val="24"/>
                <w:szCs w:val="24"/>
              </w:rPr>
              <w:t>lwaco/</w:t>
            </w:r>
            <w:r>
              <w:rPr>
                <w:rFonts w:eastAsia="Times New Roman"/>
                <w:color w:val="000000"/>
                <w:sz w:val="24"/>
                <w:szCs w:val="24"/>
              </w:rPr>
              <w:t>C</w:t>
            </w:r>
            <w:r w:rsidRPr="00E47ADC">
              <w:rPr>
                <w:rFonts w:eastAsia="Times New Roman"/>
                <w:color w:val="000000"/>
                <w:sz w:val="24"/>
                <w:szCs w:val="24"/>
              </w:rPr>
              <w:t>hinook</w:t>
            </w:r>
          </w:p>
        </w:tc>
      </w:tr>
      <w:tr w:rsidR="00B01B28" w:rsidRPr="00E47ADC" w14:paraId="4A845EC6" w14:textId="77777777" w:rsidTr="00B01B28">
        <w:trPr>
          <w:trHeight w:val="320"/>
        </w:trPr>
        <w:tc>
          <w:tcPr>
            <w:tcW w:w="1440" w:type="dxa"/>
            <w:shd w:val="clear" w:color="auto" w:fill="auto"/>
            <w:noWrap/>
            <w:vAlign w:val="bottom"/>
            <w:hideMark/>
          </w:tcPr>
          <w:p w14:paraId="159D424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CLW</w:t>
            </w:r>
          </w:p>
        </w:tc>
        <w:tc>
          <w:tcPr>
            <w:tcW w:w="1160" w:type="dxa"/>
            <w:shd w:val="clear" w:color="auto" w:fill="auto"/>
            <w:noWrap/>
            <w:vAlign w:val="bottom"/>
            <w:hideMark/>
          </w:tcPr>
          <w:p w14:paraId="4D03FF39"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OCR</w:t>
            </w:r>
          </w:p>
        </w:tc>
        <w:tc>
          <w:tcPr>
            <w:tcW w:w="6760" w:type="dxa"/>
            <w:shd w:val="clear" w:color="auto" w:fill="auto"/>
            <w:noWrap/>
            <w:vAlign w:val="bottom"/>
            <w:hideMark/>
          </w:tcPr>
          <w:p w14:paraId="2D63035A"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 xml:space="preserve">other </w:t>
            </w:r>
            <w:r>
              <w:rPr>
                <w:rFonts w:eastAsia="Times New Roman"/>
                <w:color w:val="000000"/>
                <w:sz w:val="24"/>
                <w:szCs w:val="24"/>
              </w:rPr>
              <w:t>C</w:t>
            </w:r>
            <w:r w:rsidRPr="00E47ADC">
              <w:rPr>
                <w:rFonts w:eastAsia="Times New Roman"/>
                <w:color w:val="000000"/>
                <w:sz w:val="24"/>
                <w:szCs w:val="24"/>
              </w:rPr>
              <w:t>olumbia river ports</w:t>
            </w:r>
          </w:p>
        </w:tc>
      </w:tr>
      <w:tr w:rsidR="00B01B28" w:rsidRPr="00E47ADC" w14:paraId="725E1EDA" w14:textId="77777777" w:rsidTr="00B01B28">
        <w:trPr>
          <w:trHeight w:val="320"/>
        </w:trPr>
        <w:tc>
          <w:tcPr>
            <w:tcW w:w="1440" w:type="dxa"/>
            <w:shd w:val="clear" w:color="auto" w:fill="auto"/>
            <w:noWrap/>
            <w:vAlign w:val="bottom"/>
            <w:hideMark/>
          </w:tcPr>
          <w:p w14:paraId="5334ABE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CWA</w:t>
            </w:r>
          </w:p>
        </w:tc>
        <w:tc>
          <w:tcPr>
            <w:tcW w:w="1160" w:type="dxa"/>
            <w:shd w:val="clear" w:color="auto" w:fill="auto"/>
            <w:noWrap/>
            <w:vAlign w:val="bottom"/>
            <w:hideMark/>
          </w:tcPr>
          <w:p w14:paraId="26B435F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WPT</w:t>
            </w:r>
          </w:p>
        </w:tc>
        <w:tc>
          <w:tcPr>
            <w:tcW w:w="6760" w:type="dxa"/>
            <w:shd w:val="clear" w:color="auto" w:fill="auto"/>
            <w:noWrap/>
            <w:vAlign w:val="bottom"/>
            <w:hideMark/>
          </w:tcPr>
          <w:p w14:paraId="6A87AF54" w14:textId="77777777" w:rsidR="00B01B28" w:rsidRPr="00E47ADC" w:rsidRDefault="00B01B28" w:rsidP="00B01B28">
            <w:pPr>
              <w:rPr>
                <w:rFonts w:eastAsia="Times New Roman"/>
                <w:color w:val="000000"/>
                <w:sz w:val="24"/>
                <w:szCs w:val="24"/>
              </w:rPr>
            </w:pPr>
            <w:r>
              <w:rPr>
                <w:rFonts w:eastAsia="Times New Roman"/>
                <w:color w:val="000000"/>
                <w:sz w:val="24"/>
                <w:szCs w:val="24"/>
              </w:rPr>
              <w:t>W</w:t>
            </w:r>
            <w:r w:rsidRPr="00E47ADC">
              <w:rPr>
                <w:rFonts w:eastAsia="Times New Roman"/>
                <w:color w:val="000000"/>
                <w:sz w:val="24"/>
                <w:szCs w:val="24"/>
              </w:rPr>
              <w:t>estport</w:t>
            </w:r>
          </w:p>
        </w:tc>
      </w:tr>
      <w:tr w:rsidR="00B01B28" w:rsidRPr="00E47ADC" w14:paraId="6229D34D" w14:textId="77777777" w:rsidTr="00B01B28">
        <w:trPr>
          <w:trHeight w:val="320"/>
        </w:trPr>
        <w:tc>
          <w:tcPr>
            <w:tcW w:w="1440" w:type="dxa"/>
            <w:shd w:val="clear" w:color="auto" w:fill="auto"/>
            <w:noWrap/>
            <w:vAlign w:val="bottom"/>
            <w:hideMark/>
          </w:tcPr>
          <w:p w14:paraId="1FD27C4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CWA</w:t>
            </w:r>
          </w:p>
        </w:tc>
        <w:tc>
          <w:tcPr>
            <w:tcW w:w="1160" w:type="dxa"/>
            <w:shd w:val="clear" w:color="auto" w:fill="auto"/>
            <w:noWrap/>
            <w:vAlign w:val="bottom"/>
            <w:hideMark/>
          </w:tcPr>
          <w:p w14:paraId="68F62C4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LAP</w:t>
            </w:r>
          </w:p>
        </w:tc>
        <w:tc>
          <w:tcPr>
            <w:tcW w:w="6760" w:type="dxa"/>
            <w:shd w:val="clear" w:color="auto" w:fill="auto"/>
            <w:noWrap/>
            <w:vAlign w:val="bottom"/>
            <w:hideMark/>
          </w:tcPr>
          <w:p w14:paraId="470D3EAA" w14:textId="77777777" w:rsidR="00B01B28" w:rsidRPr="00E47ADC" w:rsidRDefault="00B01B28" w:rsidP="00B01B28">
            <w:pPr>
              <w:rPr>
                <w:rFonts w:eastAsia="Times New Roman"/>
                <w:color w:val="000000"/>
                <w:sz w:val="24"/>
                <w:szCs w:val="24"/>
              </w:rPr>
            </w:pPr>
            <w:r>
              <w:rPr>
                <w:rFonts w:eastAsia="Times New Roman"/>
                <w:color w:val="000000"/>
                <w:sz w:val="24"/>
                <w:szCs w:val="24"/>
              </w:rPr>
              <w:t>L</w:t>
            </w:r>
            <w:r w:rsidRPr="00E47ADC">
              <w:rPr>
                <w:rFonts w:eastAsia="Times New Roman"/>
                <w:color w:val="000000"/>
                <w:sz w:val="24"/>
                <w:szCs w:val="24"/>
              </w:rPr>
              <w:t xml:space="preserve">a </w:t>
            </w:r>
            <w:r>
              <w:rPr>
                <w:rFonts w:eastAsia="Times New Roman"/>
                <w:color w:val="000000"/>
                <w:sz w:val="24"/>
                <w:szCs w:val="24"/>
              </w:rPr>
              <w:t>P</w:t>
            </w:r>
            <w:r w:rsidRPr="00E47ADC">
              <w:rPr>
                <w:rFonts w:eastAsia="Times New Roman"/>
                <w:color w:val="000000"/>
                <w:sz w:val="24"/>
                <w:szCs w:val="24"/>
              </w:rPr>
              <w:t>ush</w:t>
            </w:r>
          </w:p>
        </w:tc>
      </w:tr>
      <w:tr w:rsidR="00B01B28" w:rsidRPr="00E47ADC" w14:paraId="45E7B88F" w14:textId="77777777" w:rsidTr="00B01B28">
        <w:trPr>
          <w:trHeight w:val="320"/>
        </w:trPr>
        <w:tc>
          <w:tcPr>
            <w:tcW w:w="1440" w:type="dxa"/>
            <w:shd w:val="clear" w:color="auto" w:fill="auto"/>
            <w:noWrap/>
            <w:vAlign w:val="bottom"/>
            <w:hideMark/>
          </w:tcPr>
          <w:p w14:paraId="799C1F1D"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CWA</w:t>
            </w:r>
          </w:p>
        </w:tc>
        <w:tc>
          <w:tcPr>
            <w:tcW w:w="1160" w:type="dxa"/>
            <w:shd w:val="clear" w:color="auto" w:fill="auto"/>
            <w:noWrap/>
            <w:vAlign w:val="bottom"/>
            <w:hideMark/>
          </w:tcPr>
          <w:p w14:paraId="75629C2F"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OWC</w:t>
            </w:r>
          </w:p>
        </w:tc>
        <w:tc>
          <w:tcPr>
            <w:tcW w:w="6760" w:type="dxa"/>
            <w:shd w:val="clear" w:color="auto" w:fill="auto"/>
            <w:noWrap/>
            <w:vAlign w:val="bottom"/>
            <w:hideMark/>
          </w:tcPr>
          <w:p w14:paraId="630EB2A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 xml:space="preserve">other </w:t>
            </w:r>
            <w:r>
              <w:rPr>
                <w:rFonts w:eastAsia="Times New Roman"/>
                <w:color w:val="000000"/>
                <w:sz w:val="24"/>
                <w:szCs w:val="24"/>
              </w:rPr>
              <w:t>Washingt</w:t>
            </w:r>
            <w:r w:rsidRPr="00E47ADC">
              <w:rPr>
                <w:rFonts w:eastAsia="Times New Roman"/>
                <w:color w:val="000000"/>
                <w:sz w:val="24"/>
                <w:szCs w:val="24"/>
              </w:rPr>
              <w:t>on coastal ports</w:t>
            </w:r>
          </w:p>
        </w:tc>
      </w:tr>
      <w:tr w:rsidR="00B01B28" w:rsidRPr="00E47ADC" w14:paraId="77B268E7" w14:textId="77777777" w:rsidTr="00B01B28">
        <w:trPr>
          <w:trHeight w:val="320"/>
        </w:trPr>
        <w:tc>
          <w:tcPr>
            <w:tcW w:w="1440" w:type="dxa"/>
            <w:shd w:val="clear" w:color="auto" w:fill="auto"/>
            <w:noWrap/>
            <w:vAlign w:val="bottom"/>
            <w:hideMark/>
          </w:tcPr>
          <w:p w14:paraId="65A0194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CWA</w:t>
            </w:r>
          </w:p>
        </w:tc>
        <w:tc>
          <w:tcPr>
            <w:tcW w:w="1160" w:type="dxa"/>
            <w:shd w:val="clear" w:color="auto" w:fill="auto"/>
            <w:noWrap/>
            <w:vAlign w:val="bottom"/>
            <w:hideMark/>
          </w:tcPr>
          <w:p w14:paraId="49F6454E"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WLB</w:t>
            </w:r>
          </w:p>
        </w:tc>
        <w:tc>
          <w:tcPr>
            <w:tcW w:w="6760" w:type="dxa"/>
            <w:shd w:val="clear" w:color="auto" w:fill="auto"/>
            <w:noWrap/>
            <w:vAlign w:val="bottom"/>
            <w:hideMark/>
          </w:tcPr>
          <w:p w14:paraId="07CDA7FE" w14:textId="77777777" w:rsidR="00B01B28" w:rsidRPr="00E47ADC" w:rsidRDefault="00B01B28" w:rsidP="00B01B28">
            <w:pPr>
              <w:rPr>
                <w:rFonts w:eastAsia="Times New Roman"/>
                <w:color w:val="000000"/>
                <w:sz w:val="24"/>
                <w:szCs w:val="24"/>
              </w:rPr>
            </w:pPr>
            <w:r>
              <w:rPr>
                <w:rFonts w:eastAsia="Times New Roman"/>
                <w:color w:val="000000"/>
                <w:sz w:val="24"/>
                <w:szCs w:val="24"/>
              </w:rPr>
              <w:t>W</w:t>
            </w:r>
            <w:r w:rsidRPr="00E47ADC">
              <w:rPr>
                <w:rFonts w:eastAsia="Times New Roman"/>
                <w:color w:val="000000"/>
                <w:sz w:val="24"/>
                <w:szCs w:val="24"/>
              </w:rPr>
              <w:t xml:space="preserve">illapa </w:t>
            </w:r>
            <w:r>
              <w:rPr>
                <w:rFonts w:eastAsia="Times New Roman"/>
                <w:color w:val="000000"/>
                <w:sz w:val="24"/>
                <w:szCs w:val="24"/>
              </w:rPr>
              <w:t>B</w:t>
            </w:r>
            <w:r w:rsidRPr="00E47ADC">
              <w:rPr>
                <w:rFonts w:eastAsia="Times New Roman"/>
                <w:color w:val="000000"/>
                <w:sz w:val="24"/>
                <w:szCs w:val="24"/>
              </w:rPr>
              <w:t>ay</w:t>
            </w:r>
          </w:p>
        </w:tc>
      </w:tr>
      <w:tr w:rsidR="00B01B28" w:rsidRPr="00E47ADC" w14:paraId="568E5AAA" w14:textId="77777777" w:rsidTr="00B01B28">
        <w:trPr>
          <w:trHeight w:val="320"/>
        </w:trPr>
        <w:tc>
          <w:tcPr>
            <w:tcW w:w="1440" w:type="dxa"/>
            <w:shd w:val="clear" w:color="auto" w:fill="auto"/>
            <w:noWrap/>
            <w:vAlign w:val="bottom"/>
            <w:hideMark/>
          </w:tcPr>
          <w:p w14:paraId="126F5783"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CWA</w:t>
            </w:r>
          </w:p>
        </w:tc>
        <w:tc>
          <w:tcPr>
            <w:tcW w:w="1160" w:type="dxa"/>
            <w:shd w:val="clear" w:color="auto" w:fill="auto"/>
            <w:noWrap/>
            <w:vAlign w:val="bottom"/>
            <w:hideMark/>
          </w:tcPr>
          <w:p w14:paraId="547CFE27"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GRH</w:t>
            </w:r>
          </w:p>
        </w:tc>
        <w:tc>
          <w:tcPr>
            <w:tcW w:w="6760" w:type="dxa"/>
            <w:shd w:val="clear" w:color="auto" w:fill="auto"/>
            <w:noWrap/>
            <w:vAlign w:val="bottom"/>
            <w:hideMark/>
          </w:tcPr>
          <w:p w14:paraId="5A2EF588" w14:textId="77777777" w:rsidR="00B01B28" w:rsidRPr="00E47ADC" w:rsidRDefault="00B01B28" w:rsidP="00B01B28">
            <w:pPr>
              <w:rPr>
                <w:rFonts w:eastAsia="Times New Roman"/>
                <w:color w:val="000000"/>
                <w:sz w:val="24"/>
                <w:szCs w:val="24"/>
              </w:rPr>
            </w:pPr>
            <w:r>
              <w:rPr>
                <w:rFonts w:eastAsia="Times New Roman"/>
                <w:color w:val="000000"/>
                <w:sz w:val="24"/>
                <w:szCs w:val="24"/>
              </w:rPr>
              <w:t>G</w:t>
            </w:r>
            <w:r w:rsidRPr="00E47ADC">
              <w:rPr>
                <w:rFonts w:eastAsia="Times New Roman"/>
                <w:color w:val="000000"/>
                <w:sz w:val="24"/>
                <w:szCs w:val="24"/>
              </w:rPr>
              <w:t xml:space="preserve">rays </w:t>
            </w:r>
            <w:r>
              <w:rPr>
                <w:rFonts w:eastAsia="Times New Roman"/>
                <w:color w:val="000000"/>
                <w:sz w:val="24"/>
                <w:szCs w:val="24"/>
              </w:rPr>
              <w:t>H</w:t>
            </w:r>
            <w:r w:rsidRPr="00E47ADC">
              <w:rPr>
                <w:rFonts w:eastAsia="Times New Roman"/>
                <w:color w:val="000000"/>
                <w:sz w:val="24"/>
                <w:szCs w:val="24"/>
              </w:rPr>
              <w:t>arbor</w:t>
            </w:r>
          </w:p>
        </w:tc>
      </w:tr>
      <w:tr w:rsidR="00B01B28" w:rsidRPr="00E47ADC" w14:paraId="172666F2" w14:textId="77777777" w:rsidTr="00B01B28">
        <w:trPr>
          <w:trHeight w:val="320"/>
        </w:trPr>
        <w:tc>
          <w:tcPr>
            <w:tcW w:w="1440" w:type="dxa"/>
            <w:shd w:val="clear" w:color="auto" w:fill="auto"/>
            <w:noWrap/>
            <w:vAlign w:val="bottom"/>
            <w:hideMark/>
          </w:tcPr>
          <w:p w14:paraId="2E391A0E"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ERA</w:t>
            </w:r>
          </w:p>
        </w:tc>
        <w:tc>
          <w:tcPr>
            <w:tcW w:w="1160" w:type="dxa"/>
            <w:shd w:val="clear" w:color="auto" w:fill="auto"/>
            <w:noWrap/>
            <w:vAlign w:val="bottom"/>
            <w:hideMark/>
          </w:tcPr>
          <w:p w14:paraId="5FA94CF2"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TRN</w:t>
            </w:r>
          </w:p>
        </w:tc>
        <w:tc>
          <w:tcPr>
            <w:tcW w:w="6760" w:type="dxa"/>
            <w:shd w:val="clear" w:color="auto" w:fill="auto"/>
            <w:noWrap/>
            <w:vAlign w:val="bottom"/>
            <w:hideMark/>
          </w:tcPr>
          <w:p w14:paraId="7CF9D326" w14:textId="77777777" w:rsidR="00B01B28" w:rsidRPr="00E47ADC" w:rsidRDefault="00B01B28" w:rsidP="00B01B28">
            <w:pPr>
              <w:rPr>
                <w:rFonts w:eastAsia="Times New Roman"/>
                <w:color w:val="000000"/>
                <w:sz w:val="24"/>
                <w:szCs w:val="24"/>
              </w:rPr>
            </w:pPr>
            <w:r>
              <w:rPr>
                <w:rFonts w:eastAsia="Times New Roman"/>
                <w:color w:val="000000"/>
                <w:sz w:val="24"/>
                <w:szCs w:val="24"/>
              </w:rPr>
              <w:t>T</w:t>
            </w:r>
            <w:r w:rsidRPr="00E47ADC">
              <w:rPr>
                <w:rFonts w:eastAsia="Times New Roman"/>
                <w:color w:val="000000"/>
                <w:sz w:val="24"/>
                <w:szCs w:val="24"/>
              </w:rPr>
              <w:t>rinidad</w:t>
            </w:r>
          </w:p>
        </w:tc>
      </w:tr>
      <w:tr w:rsidR="00B01B28" w:rsidRPr="00E47ADC" w14:paraId="19DB922B" w14:textId="77777777" w:rsidTr="00B01B28">
        <w:trPr>
          <w:trHeight w:val="320"/>
        </w:trPr>
        <w:tc>
          <w:tcPr>
            <w:tcW w:w="1440" w:type="dxa"/>
            <w:shd w:val="clear" w:color="auto" w:fill="auto"/>
            <w:noWrap/>
            <w:vAlign w:val="bottom"/>
            <w:hideMark/>
          </w:tcPr>
          <w:p w14:paraId="37481B6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ERA</w:t>
            </w:r>
          </w:p>
        </w:tc>
        <w:tc>
          <w:tcPr>
            <w:tcW w:w="1160" w:type="dxa"/>
            <w:shd w:val="clear" w:color="auto" w:fill="auto"/>
            <w:noWrap/>
            <w:vAlign w:val="bottom"/>
            <w:hideMark/>
          </w:tcPr>
          <w:p w14:paraId="6450B8FA"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OHB</w:t>
            </w:r>
          </w:p>
        </w:tc>
        <w:tc>
          <w:tcPr>
            <w:tcW w:w="6760" w:type="dxa"/>
            <w:shd w:val="clear" w:color="auto" w:fill="auto"/>
            <w:noWrap/>
            <w:vAlign w:val="bottom"/>
            <w:hideMark/>
          </w:tcPr>
          <w:p w14:paraId="07D53840"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 xml:space="preserve">other </w:t>
            </w:r>
            <w:r>
              <w:rPr>
                <w:rFonts w:eastAsia="Times New Roman"/>
                <w:color w:val="000000"/>
                <w:sz w:val="24"/>
                <w:szCs w:val="24"/>
              </w:rPr>
              <w:t>H</w:t>
            </w:r>
            <w:r w:rsidRPr="00E47ADC">
              <w:rPr>
                <w:rFonts w:eastAsia="Times New Roman"/>
                <w:color w:val="000000"/>
                <w:sz w:val="24"/>
                <w:szCs w:val="24"/>
              </w:rPr>
              <w:t>umboldt county ports</w:t>
            </w:r>
          </w:p>
        </w:tc>
      </w:tr>
      <w:tr w:rsidR="00B01B28" w:rsidRPr="00E47ADC" w14:paraId="06831201" w14:textId="77777777" w:rsidTr="00B01B28">
        <w:trPr>
          <w:trHeight w:val="320"/>
        </w:trPr>
        <w:tc>
          <w:tcPr>
            <w:tcW w:w="1440" w:type="dxa"/>
            <w:shd w:val="clear" w:color="auto" w:fill="auto"/>
            <w:noWrap/>
            <w:vAlign w:val="bottom"/>
            <w:hideMark/>
          </w:tcPr>
          <w:p w14:paraId="178347D3"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ERA</w:t>
            </w:r>
          </w:p>
        </w:tc>
        <w:tc>
          <w:tcPr>
            <w:tcW w:w="1160" w:type="dxa"/>
            <w:shd w:val="clear" w:color="auto" w:fill="auto"/>
            <w:noWrap/>
            <w:vAlign w:val="bottom"/>
            <w:hideMark/>
          </w:tcPr>
          <w:p w14:paraId="2267391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ERK</w:t>
            </w:r>
          </w:p>
        </w:tc>
        <w:tc>
          <w:tcPr>
            <w:tcW w:w="6760" w:type="dxa"/>
            <w:shd w:val="clear" w:color="auto" w:fill="auto"/>
            <w:noWrap/>
            <w:vAlign w:val="bottom"/>
            <w:hideMark/>
          </w:tcPr>
          <w:p w14:paraId="6D057C6B" w14:textId="77777777" w:rsidR="00B01B28" w:rsidRPr="00E47ADC" w:rsidRDefault="00B01B28" w:rsidP="00B01B28">
            <w:pPr>
              <w:rPr>
                <w:rFonts w:eastAsia="Times New Roman"/>
                <w:color w:val="000000"/>
                <w:sz w:val="24"/>
                <w:szCs w:val="24"/>
              </w:rPr>
            </w:pPr>
            <w:r>
              <w:rPr>
                <w:rFonts w:eastAsia="Times New Roman"/>
                <w:color w:val="000000"/>
                <w:sz w:val="24"/>
                <w:szCs w:val="24"/>
              </w:rPr>
              <w:t>E</w:t>
            </w:r>
            <w:r w:rsidRPr="00E47ADC">
              <w:rPr>
                <w:rFonts w:eastAsia="Times New Roman"/>
                <w:color w:val="000000"/>
                <w:sz w:val="24"/>
                <w:szCs w:val="24"/>
              </w:rPr>
              <w:t>ureka</w:t>
            </w:r>
          </w:p>
        </w:tc>
      </w:tr>
      <w:tr w:rsidR="00B01B28" w:rsidRPr="00E47ADC" w14:paraId="198F0A3B" w14:textId="77777777" w:rsidTr="00B01B28">
        <w:trPr>
          <w:trHeight w:val="320"/>
        </w:trPr>
        <w:tc>
          <w:tcPr>
            <w:tcW w:w="1440" w:type="dxa"/>
            <w:shd w:val="clear" w:color="auto" w:fill="auto"/>
            <w:noWrap/>
            <w:vAlign w:val="bottom"/>
            <w:hideMark/>
          </w:tcPr>
          <w:p w14:paraId="6D56710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ERA</w:t>
            </w:r>
          </w:p>
        </w:tc>
        <w:tc>
          <w:tcPr>
            <w:tcW w:w="1160" w:type="dxa"/>
            <w:shd w:val="clear" w:color="auto" w:fill="auto"/>
            <w:noWrap/>
            <w:vAlign w:val="bottom"/>
            <w:hideMark/>
          </w:tcPr>
          <w:p w14:paraId="283AEA0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FLN</w:t>
            </w:r>
          </w:p>
        </w:tc>
        <w:tc>
          <w:tcPr>
            <w:tcW w:w="6760" w:type="dxa"/>
            <w:shd w:val="clear" w:color="auto" w:fill="auto"/>
            <w:noWrap/>
            <w:vAlign w:val="bottom"/>
            <w:hideMark/>
          </w:tcPr>
          <w:p w14:paraId="77307896" w14:textId="77777777" w:rsidR="00B01B28" w:rsidRPr="00E47ADC" w:rsidRDefault="00B01B28" w:rsidP="00B01B28">
            <w:pPr>
              <w:rPr>
                <w:rFonts w:eastAsia="Times New Roman"/>
                <w:color w:val="000000"/>
                <w:sz w:val="24"/>
                <w:szCs w:val="24"/>
              </w:rPr>
            </w:pPr>
            <w:r>
              <w:rPr>
                <w:rFonts w:eastAsia="Times New Roman"/>
                <w:color w:val="000000"/>
                <w:sz w:val="24"/>
                <w:szCs w:val="24"/>
              </w:rPr>
              <w:t>F</w:t>
            </w:r>
            <w:r w:rsidRPr="00E47ADC">
              <w:rPr>
                <w:rFonts w:eastAsia="Times New Roman"/>
                <w:color w:val="000000"/>
                <w:sz w:val="24"/>
                <w:szCs w:val="24"/>
              </w:rPr>
              <w:t xml:space="preserve">ields </w:t>
            </w:r>
            <w:r>
              <w:rPr>
                <w:rFonts w:eastAsia="Times New Roman"/>
                <w:color w:val="000000"/>
                <w:sz w:val="24"/>
                <w:szCs w:val="24"/>
              </w:rPr>
              <w:t>L</w:t>
            </w:r>
            <w:r w:rsidRPr="00E47ADC">
              <w:rPr>
                <w:rFonts w:eastAsia="Times New Roman"/>
                <w:color w:val="000000"/>
                <w:sz w:val="24"/>
                <w:szCs w:val="24"/>
              </w:rPr>
              <w:t>anding</w:t>
            </w:r>
          </w:p>
        </w:tc>
      </w:tr>
      <w:tr w:rsidR="00B01B28" w:rsidRPr="00E47ADC" w14:paraId="0781BFBB" w14:textId="77777777" w:rsidTr="00B01B28">
        <w:trPr>
          <w:trHeight w:val="320"/>
        </w:trPr>
        <w:tc>
          <w:tcPr>
            <w:tcW w:w="1440" w:type="dxa"/>
            <w:shd w:val="clear" w:color="auto" w:fill="auto"/>
            <w:noWrap/>
            <w:vAlign w:val="bottom"/>
            <w:hideMark/>
          </w:tcPr>
          <w:p w14:paraId="1F88371A"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LAA</w:t>
            </w:r>
          </w:p>
        </w:tc>
        <w:tc>
          <w:tcPr>
            <w:tcW w:w="1160" w:type="dxa"/>
            <w:shd w:val="clear" w:color="auto" w:fill="auto"/>
            <w:noWrap/>
            <w:vAlign w:val="bottom"/>
            <w:hideMark/>
          </w:tcPr>
          <w:p w14:paraId="47B6A6BA"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LGB</w:t>
            </w:r>
          </w:p>
        </w:tc>
        <w:tc>
          <w:tcPr>
            <w:tcW w:w="6760" w:type="dxa"/>
            <w:shd w:val="clear" w:color="auto" w:fill="auto"/>
            <w:noWrap/>
            <w:vAlign w:val="bottom"/>
            <w:hideMark/>
          </w:tcPr>
          <w:p w14:paraId="452715F2" w14:textId="77777777" w:rsidR="00B01B28" w:rsidRPr="00E47ADC" w:rsidRDefault="00B01B28" w:rsidP="00B01B28">
            <w:pPr>
              <w:rPr>
                <w:rFonts w:eastAsia="Times New Roman"/>
                <w:color w:val="000000"/>
                <w:sz w:val="24"/>
                <w:szCs w:val="24"/>
              </w:rPr>
            </w:pPr>
            <w:r>
              <w:rPr>
                <w:rFonts w:eastAsia="Times New Roman"/>
                <w:color w:val="000000"/>
                <w:sz w:val="24"/>
                <w:szCs w:val="24"/>
              </w:rPr>
              <w:t>L</w:t>
            </w:r>
            <w:r w:rsidRPr="00E47ADC">
              <w:rPr>
                <w:rFonts w:eastAsia="Times New Roman"/>
                <w:color w:val="000000"/>
                <w:sz w:val="24"/>
                <w:szCs w:val="24"/>
              </w:rPr>
              <w:t xml:space="preserve">ong </w:t>
            </w:r>
            <w:r>
              <w:rPr>
                <w:rFonts w:eastAsia="Times New Roman"/>
                <w:color w:val="000000"/>
                <w:sz w:val="24"/>
                <w:szCs w:val="24"/>
              </w:rPr>
              <w:t>B</w:t>
            </w:r>
            <w:r w:rsidRPr="00E47ADC">
              <w:rPr>
                <w:rFonts w:eastAsia="Times New Roman"/>
                <w:color w:val="000000"/>
                <w:sz w:val="24"/>
                <w:szCs w:val="24"/>
              </w:rPr>
              <w:t>each</w:t>
            </w:r>
          </w:p>
        </w:tc>
      </w:tr>
      <w:tr w:rsidR="00B01B28" w:rsidRPr="00E47ADC" w14:paraId="1BCBA110" w14:textId="77777777" w:rsidTr="00B01B28">
        <w:trPr>
          <w:trHeight w:val="320"/>
        </w:trPr>
        <w:tc>
          <w:tcPr>
            <w:tcW w:w="1440" w:type="dxa"/>
            <w:shd w:val="clear" w:color="auto" w:fill="auto"/>
            <w:noWrap/>
            <w:vAlign w:val="bottom"/>
            <w:hideMark/>
          </w:tcPr>
          <w:p w14:paraId="17A5221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LAA</w:t>
            </w:r>
          </w:p>
        </w:tc>
        <w:tc>
          <w:tcPr>
            <w:tcW w:w="1160" w:type="dxa"/>
            <w:shd w:val="clear" w:color="auto" w:fill="auto"/>
            <w:noWrap/>
            <w:vAlign w:val="bottom"/>
            <w:hideMark/>
          </w:tcPr>
          <w:p w14:paraId="351A2FFD"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SP</w:t>
            </w:r>
          </w:p>
        </w:tc>
        <w:tc>
          <w:tcPr>
            <w:tcW w:w="6760" w:type="dxa"/>
            <w:shd w:val="clear" w:color="auto" w:fill="auto"/>
            <w:noWrap/>
            <w:vAlign w:val="bottom"/>
            <w:hideMark/>
          </w:tcPr>
          <w:p w14:paraId="48AFD001" w14:textId="77777777" w:rsidR="00B01B28" w:rsidRPr="00E47ADC" w:rsidRDefault="00B01B28" w:rsidP="00B01B28">
            <w:pPr>
              <w:rPr>
                <w:rFonts w:eastAsia="Times New Roman"/>
                <w:color w:val="000000"/>
                <w:sz w:val="24"/>
                <w:szCs w:val="24"/>
              </w:rPr>
            </w:pPr>
            <w:r>
              <w:rPr>
                <w:rFonts w:eastAsia="Times New Roman"/>
                <w:color w:val="000000"/>
                <w:sz w:val="24"/>
                <w:szCs w:val="24"/>
              </w:rPr>
              <w:t>S</w:t>
            </w:r>
            <w:r w:rsidRPr="00E47ADC">
              <w:rPr>
                <w:rFonts w:eastAsia="Times New Roman"/>
                <w:color w:val="000000"/>
                <w:sz w:val="24"/>
                <w:szCs w:val="24"/>
              </w:rPr>
              <w:t xml:space="preserve">an </w:t>
            </w:r>
            <w:r>
              <w:rPr>
                <w:rFonts w:eastAsia="Times New Roman"/>
                <w:color w:val="000000"/>
                <w:sz w:val="24"/>
                <w:szCs w:val="24"/>
              </w:rPr>
              <w:t>P</w:t>
            </w:r>
            <w:r w:rsidRPr="00E47ADC">
              <w:rPr>
                <w:rFonts w:eastAsia="Times New Roman"/>
                <w:color w:val="000000"/>
                <w:sz w:val="24"/>
                <w:szCs w:val="24"/>
              </w:rPr>
              <w:t>edro</w:t>
            </w:r>
          </w:p>
        </w:tc>
      </w:tr>
      <w:tr w:rsidR="00B01B28" w:rsidRPr="00E47ADC" w14:paraId="0C6CFEFF" w14:textId="77777777" w:rsidTr="00B01B28">
        <w:trPr>
          <w:trHeight w:val="320"/>
        </w:trPr>
        <w:tc>
          <w:tcPr>
            <w:tcW w:w="1440" w:type="dxa"/>
            <w:shd w:val="clear" w:color="auto" w:fill="auto"/>
            <w:noWrap/>
            <w:vAlign w:val="bottom"/>
            <w:hideMark/>
          </w:tcPr>
          <w:p w14:paraId="6DEEAF7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LAA</w:t>
            </w:r>
          </w:p>
        </w:tc>
        <w:tc>
          <w:tcPr>
            <w:tcW w:w="1160" w:type="dxa"/>
            <w:shd w:val="clear" w:color="auto" w:fill="auto"/>
            <w:noWrap/>
            <w:vAlign w:val="bottom"/>
            <w:hideMark/>
          </w:tcPr>
          <w:p w14:paraId="78CE3B19"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OLA</w:t>
            </w:r>
          </w:p>
        </w:tc>
        <w:tc>
          <w:tcPr>
            <w:tcW w:w="6760" w:type="dxa"/>
            <w:shd w:val="clear" w:color="auto" w:fill="auto"/>
            <w:noWrap/>
            <w:vAlign w:val="bottom"/>
            <w:hideMark/>
          </w:tcPr>
          <w:p w14:paraId="1ABE2A6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 xml:space="preserve">other </w:t>
            </w:r>
            <w:r>
              <w:rPr>
                <w:rFonts w:eastAsia="Times New Roman"/>
                <w:color w:val="000000"/>
                <w:sz w:val="24"/>
                <w:szCs w:val="24"/>
              </w:rPr>
              <w:t>LA</w:t>
            </w:r>
            <w:r w:rsidRPr="00E47ADC">
              <w:rPr>
                <w:rFonts w:eastAsia="Times New Roman"/>
                <w:color w:val="000000"/>
                <w:sz w:val="24"/>
                <w:szCs w:val="24"/>
              </w:rPr>
              <w:t xml:space="preserve"> and </w:t>
            </w:r>
            <w:r>
              <w:rPr>
                <w:rFonts w:eastAsia="Times New Roman"/>
                <w:color w:val="000000"/>
                <w:sz w:val="24"/>
                <w:szCs w:val="24"/>
              </w:rPr>
              <w:t>O</w:t>
            </w:r>
            <w:r w:rsidRPr="00E47ADC">
              <w:rPr>
                <w:rFonts w:eastAsia="Times New Roman"/>
                <w:color w:val="000000"/>
                <w:sz w:val="24"/>
                <w:szCs w:val="24"/>
              </w:rPr>
              <w:t>range c</w:t>
            </w:r>
            <w:r>
              <w:rPr>
                <w:rFonts w:eastAsia="Times New Roman"/>
                <w:color w:val="000000"/>
                <w:sz w:val="24"/>
                <w:szCs w:val="24"/>
              </w:rPr>
              <w:t>ou</w:t>
            </w:r>
            <w:r w:rsidRPr="00E47ADC">
              <w:rPr>
                <w:rFonts w:eastAsia="Times New Roman"/>
                <w:color w:val="000000"/>
                <w:sz w:val="24"/>
                <w:szCs w:val="24"/>
              </w:rPr>
              <w:t>nty ports</w:t>
            </w:r>
          </w:p>
        </w:tc>
      </w:tr>
      <w:tr w:rsidR="00B01B28" w:rsidRPr="00E47ADC" w14:paraId="19E3AAD3" w14:textId="77777777" w:rsidTr="00B01B28">
        <w:trPr>
          <w:trHeight w:val="320"/>
        </w:trPr>
        <w:tc>
          <w:tcPr>
            <w:tcW w:w="1440" w:type="dxa"/>
            <w:shd w:val="clear" w:color="auto" w:fill="auto"/>
            <w:noWrap/>
            <w:vAlign w:val="bottom"/>
            <w:hideMark/>
          </w:tcPr>
          <w:p w14:paraId="4C7F26BF"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LAA</w:t>
            </w:r>
          </w:p>
        </w:tc>
        <w:tc>
          <w:tcPr>
            <w:tcW w:w="1160" w:type="dxa"/>
            <w:shd w:val="clear" w:color="auto" w:fill="auto"/>
            <w:noWrap/>
            <w:vAlign w:val="bottom"/>
            <w:hideMark/>
          </w:tcPr>
          <w:p w14:paraId="44FE4A5F"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DNA</w:t>
            </w:r>
          </w:p>
        </w:tc>
        <w:tc>
          <w:tcPr>
            <w:tcW w:w="6760" w:type="dxa"/>
            <w:shd w:val="clear" w:color="auto" w:fill="auto"/>
            <w:noWrap/>
            <w:vAlign w:val="bottom"/>
            <w:hideMark/>
          </w:tcPr>
          <w:p w14:paraId="6A78084F" w14:textId="77777777" w:rsidR="00B01B28" w:rsidRPr="00E47ADC" w:rsidRDefault="00B01B28" w:rsidP="00B01B28">
            <w:pPr>
              <w:rPr>
                <w:rFonts w:eastAsia="Times New Roman"/>
                <w:color w:val="000000"/>
                <w:sz w:val="24"/>
                <w:szCs w:val="24"/>
              </w:rPr>
            </w:pPr>
            <w:r>
              <w:rPr>
                <w:rFonts w:eastAsia="Times New Roman"/>
                <w:color w:val="000000"/>
                <w:sz w:val="24"/>
                <w:szCs w:val="24"/>
              </w:rPr>
              <w:t>D</w:t>
            </w:r>
            <w:r w:rsidRPr="00E47ADC">
              <w:rPr>
                <w:rFonts w:eastAsia="Times New Roman"/>
                <w:color w:val="000000"/>
                <w:sz w:val="24"/>
                <w:szCs w:val="24"/>
              </w:rPr>
              <w:t xml:space="preserve">ana </w:t>
            </w:r>
            <w:r>
              <w:rPr>
                <w:rFonts w:eastAsia="Times New Roman"/>
                <w:color w:val="000000"/>
                <w:sz w:val="24"/>
                <w:szCs w:val="24"/>
              </w:rPr>
              <w:t>P</w:t>
            </w:r>
            <w:r w:rsidRPr="00E47ADC">
              <w:rPr>
                <w:rFonts w:eastAsia="Times New Roman"/>
                <w:color w:val="000000"/>
                <w:sz w:val="24"/>
                <w:szCs w:val="24"/>
              </w:rPr>
              <w:t>oint</w:t>
            </w:r>
          </w:p>
        </w:tc>
      </w:tr>
      <w:tr w:rsidR="00B01B28" w:rsidRPr="00E47ADC" w14:paraId="6D10A365" w14:textId="77777777" w:rsidTr="00B01B28">
        <w:trPr>
          <w:trHeight w:val="320"/>
        </w:trPr>
        <w:tc>
          <w:tcPr>
            <w:tcW w:w="1440" w:type="dxa"/>
            <w:shd w:val="clear" w:color="auto" w:fill="auto"/>
            <w:noWrap/>
            <w:vAlign w:val="bottom"/>
            <w:hideMark/>
          </w:tcPr>
          <w:p w14:paraId="4E1D1840"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LAA</w:t>
            </w:r>
          </w:p>
        </w:tc>
        <w:tc>
          <w:tcPr>
            <w:tcW w:w="1160" w:type="dxa"/>
            <w:shd w:val="clear" w:color="auto" w:fill="auto"/>
            <w:noWrap/>
            <w:vAlign w:val="bottom"/>
            <w:hideMark/>
          </w:tcPr>
          <w:p w14:paraId="4D38208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TRM</w:t>
            </w:r>
          </w:p>
        </w:tc>
        <w:tc>
          <w:tcPr>
            <w:tcW w:w="6760" w:type="dxa"/>
            <w:shd w:val="clear" w:color="auto" w:fill="auto"/>
            <w:noWrap/>
            <w:vAlign w:val="bottom"/>
            <w:hideMark/>
          </w:tcPr>
          <w:p w14:paraId="7D4577C4" w14:textId="77777777" w:rsidR="00B01B28" w:rsidRPr="00E47ADC" w:rsidRDefault="00B01B28" w:rsidP="00B01B28">
            <w:pPr>
              <w:rPr>
                <w:rFonts w:eastAsia="Times New Roman"/>
                <w:color w:val="000000"/>
                <w:sz w:val="24"/>
                <w:szCs w:val="24"/>
              </w:rPr>
            </w:pPr>
            <w:r>
              <w:rPr>
                <w:rFonts w:eastAsia="Times New Roman"/>
                <w:color w:val="000000"/>
                <w:sz w:val="24"/>
                <w:szCs w:val="24"/>
              </w:rPr>
              <w:t>T</w:t>
            </w:r>
            <w:r w:rsidRPr="00E47ADC">
              <w:rPr>
                <w:rFonts w:eastAsia="Times New Roman"/>
                <w:color w:val="000000"/>
                <w:sz w:val="24"/>
                <w:szCs w:val="24"/>
              </w:rPr>
              <w:t xml:space="preserve">erminal </w:t>
            </w:r>
            <w:r>
              <w:rPr>
                <w:rFonts w:eastAsia="Times New Roman"/>
                <w:color w:val="000000"/>
                <w:sz w:val="24"/>
                <w:szCs w:val="24"/>
              </w:rPr>
              <w:t>I</w:t>
            </w:r>
            <w:r w:rsidRPr="00E47ADC">
              <w:rPr>
                <w:rFonts w:eastAsia="Times New Roman"/>
                <w:color w:val="000000"/>
                <w:sz w:val="24"/>
                <w:szCs w:val="24"/>
              </w:rPr>
              <w:t>sland</w:t>
            </w:r>
          </w:p>
        </w:tc>
      </w:tr>
      <w:tr w:rsidR="00B01B28" w:rsidRPr="00E47ADC" w14:paraId="26F9E3FB" w14:textId="77777777" w:rsidTr="00B01B28">
        <w:trPr>
          <w:trHeight w:val="320"/>
        </w:trPr>
        <w:tc>
          <w:tcPr>
            <w:tcW w:w="1440" w:type="dxa"/>
            <w:shd w:val="clear" w:color="auto" w:fill="auto"/>
            <w:noWrap/>
            <w:vAlign w:val="bottom"/>
            <w:hideMark/>
          </w:tcPr>
          <w:p w14:paraId="32594A03"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LAA</w:t>
            </w:r>
          </w:p>
        </w:tc>
        <w:tc>
          <w:tcPr>
            <w:tcW w:w="1160" w:type="dxa"/>
            <w:shd w:val="clear" w:color="auto" w:fill="auto"/>
            <w:noWrap/>
            <w:vAlign w:val="bottom"/>
            <w:hideMark/>
          </w:tcPr>
          <w:p w14:paraId="2679135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NWB</w:t>
            </w:r>
          </w:p>
        </w:tc>
        <w:tc>
          <w:tcPr>
            <w:tcW w:w="6760" w:type="dxa"/>
            <w:shd w:val="clear" w:color="auto" w:fill="auto"/>
            <w:noWrap/>
            <w:vAlign w:val="bottom"/>
            <w:hideMark/>
          </w:tcPr>
          <w:p w14:paraId="0DE861BA" w14:textId="77777777" w:rsidR="00B01B28" w:rsidRPr="00E47ADC" w:rsidRDefault="00B01B28" w:rsidP="00B01B28">
            <w:pPr>
              <w:rPr>
                <w:rFonts w:eastAsia="Times New Roman"/>
                <w:color w:val="000000"/>
                <w:sz w:val="24"/>
                <w:szCs w:val="24"/>
              </w:rPr>
            </w:pPr>
            <w:r>
              <w:rPr>
                <w:rFonts w:eastAsia="Times New Roman"/>
                <w:color w:val="000000"/>
                <w:sz w:val="24"/>
                <w:szCs w:val="24"/>
              </w:rPr>
              <w:t>N</w:t>
            </w:r>
            <w:r w:rsidRPr="00E47ADC">
              <w:rPr>
                <w:rFonts w:eastAsia="Times New Roman"/>
                <w:color w:val="000000"/>
                <w:sz w:val="24"/>
                <w:szCs w:val="24"/>
              </w:rPr>
              <w:t xml:space="preserve">ewport </w:t>
            </w:r>
            <w:r>
              <w:rPr>
                <w:rFonts w:eastAsia="Times New Roman"/>
                <w:color w:val="000000"/>
                <w:sz w:val="24"/>
                <w:szCs w:val="24"/>
              </w:rPr>
              <w:t>B</w:t>
            </w:r>
            <w:r w:rsidRPr="00E47ADC">
              <w:rPr>
                <w:rFonts w:eastAsia="Times New Roman"/>
                <w:color w:val="000000"/>
                <w:sz w:val="24"/>
                <w:szCs w:val="24"/>
              </w:rPr>
              <w:t>each</w:t>
            </w:r>
          </w:p>
        </w:tc>
      </w:tr>
      <w:tr w:rsidR="00B01B28" w:rsidRPr="00E47ADC" w14:paraId="7F9BC4A5" w14:textId="77777777" w:rsidTr="00B01B28">
        <w:trPr>
          <w:trHeight w:val="320"/>
        </w:trPr>
        <w:tc>
          <w:tcPr>
            <w:tcW w:w="1440" w:type="dxa"/>
            <w:shd w:val="clear" w:color="auto" w:fill="auto"/>
            <w:noWrap/>
            <w:vAlign w:val="bottom"/>
            <w:hideMark/>
          </w:tcPr>
          <w:p w14:paraId="5BABCBA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LAA</w:t>
            </w:r>
          </w:p>
        </w:tc>
        <w:tc>
          <w:tcPr>
            <w:tcW w:w="1160" w:type="dxa"/>
            <w:shd w:val="clear" w:color="auto" w:fill="auto"/>
            <w:noWrap/>
            <w:vAlign w:val="bottom"/>
            <w:hideMark/>
          </w:tcPr>
          <w:p w14:paraId="68AFC93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WLM</w:t>
            </w:r>
          </w:p>
        </w:tc>
        <w:tc>
          <w:tcPr>
            <w:tcW w:w="6760" w:type="dxa"/>
            <w:shd w:val="clear" w:color="auto" w:fill="auto"/>
            <w:noWrap/>
            <w:vAlign w:val="bottom"/>
            <w:hideMark/>
          </w:tcPr>
          <w:p w14:paraId="3AC701C5" w14:textId="77777777" w:rsidR="00B01B28" w:rsidRPr="00E47ADC" w:rsidRDefault="00B01B28" w:rsidP="00B01B28">
            <w:pPr>
              <w:rPr>
                <w:rFonts w:eastAsia="Times New Roman"/>
                <w:color w:val="000000"/>
                <w:sz w:val="24"/>
                <w:szCs w:val="24"/>
              </w:rPr>
            </w:pPr>
            <w:r>
              <w:rPr>
                <w:rFonts w:eastAsia="Times New Roman"/>
                <w:color w:val="000000"/>
                <w:sz w:val="24"/>
                <w:szCs w:val="24"/>
              </w:rPr>
              <w:t>W</w:t>
            </w:r>
            <w:r w:rsidRPr="00E47ADC">
              <w:rPr>
                <w:rFonts w:eastAsia="Times New Roman"/>
                <w:color w:val="000000"/>
                <w:sz w:val="24"/>
                <w:szCs w:val="24"/>
              </w:rPr>
              <w:t>illmington</w:t>
            </w:r>
          </w:p>
        </w:tc>
      </w:tr>
      <w:tr w:rsidR="00B01B28" w:rsidRPr="00E47ADC" w14:paraId="51638258" w14:textId="77777777" w:rsidTr="00B01B28">
        <w:trPr>
          <w:trHeight w:val="320"/>
        </w:trPr>
        <w:tc>
          <w:tcPr>
            <w:tcW w:w="1440" w:type="dxa"/>
            <w:shd w:val="clear" w:color="auto" w:fill="auto"/>
            <w:noWrap/>
            <w:vAlign w:val="bottom"/>
            <w:hideMark/>
          </w:tcPr>
          <w:p w14:paraId="15D3E53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MNA</w:t>
            </w:r>
          </w:p>
        </w:tc>
        <w:tc>
          <w:tcPr>
            <w:tcW w:w="1160" w:type="dxa"/>
            <w:shd w:val="clear" w:color="auto" w:fill="auto"/>
            <w:noWrap/>
            <w:vAlign w:val="bottom"/>
            <w:hideMark/>
          </w:tcPr>
          <w:p w14:paraId="7D0DC280"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CRZ</w:t>
            </w:r>
          </w:p>
        </w:tc>
        <w:tc>
          <w:tcPr>
            <w:tcW w:w="6760" w:type="dxa"/>
            <w:shd w:val="clear" w:color="auto" w:fill="auto"/>
            <w:noWrap/>
            <w:vAlign w:val="bottom"/>
            <w:hideMark/>
          </w:tcPr>
          <w:p w14:paraId="13EB9FF0" w14:textId="77777777" w:rsidR="00B01B28" w:rsidRPr="00E47ADC" w:rsidRDefault="00B01B28" w:rsidP="00B01B28">
            <w:pPr>
              <w:rPr>
                <w:rFonts w:eastAsia="Times New Roman"/>
                <w:color w:val="000000"/>
                <w:sz w:val="24"/>
                <w:szCs w:val="24"/>
              </w:rPr>
            </w:pPr>
            <w:r>
              <w:rPr>
                <w:rFonts w:eastAsia="Times New Roman"/>
                <w:color w:val="000000"/>
                <w:sz w:val="24"/>
                <w:szCs w:val="24"/>
              </w:rPr>
              <w:t>S</w:t>
            </w:r>
            <w:r w:rsidRPr="00E47ADC">
              <w:rPr>
                <w:rFonts w:eastAsia="Times New Roman"/>
                <w:color w:val="000000"/>
                <w:sz w:val="24"/>
                <w:szCs w:val="24"/>
              </w:rPr>
              <w:t xml:space="preserve">anta </w:t>
            </w:r>
            <w:r>
              <w:rPr>
                <w:rFonts w:eastAsia="Times New Roman"/>
                <w:color w:val="000000"/>
                <w:sz w:val="24"/>
                <w:szCs w:val="24"/>
              </w:rPr>
              <w:t>C</w:t>
            </w:r>
            <w:r w:rsidRPr="00E47ADC">
              <w:rPr>
                <w:rFonts w:eastAsia="Times New Roman"/>
                <w:color w:val="000000"/>
                <w:sz w:val="24"/>
                <w:szCs w:val="24"/>
              </w:rPr>
              <w:t>ruz</w:t>
            </w:r>
          </w:p>
        </w:tc>
      </w:tr>
      <w:tr w:rsidR="00B01B28" w:rsidRPr="00E47ADC" w14:paraId="334B4E34" w14:textId="77777777" w:rsidTr="00B01B28">
        <w:trPr>
          <w:trHeight w:val="320"/>
        </w:trPr>
        <w:tc>
          <w:tcPr>
            <w:tcW w:w="1440" w:type="dxa"/>
            <w:shd w:val="clear" w:color="auto" w:fill="auto"/>
            <w:noWrap/>
            <w:vAlign w:val="bottom"/>
            <w:hideMark/>
          </w:tcPr>
          <w:p w14:paraId="718C40B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MNA</w:t>
            </w:r>
          </w:p>
        </w:tc>
        <w:tc>
          <w:tcPr>
            <w:tcW w:w="1160" w:type="dxa"/>
            <w:shd w:val="clear" w:color="auto" w:fill="auto"/>
            <w:noWrap/>
            <w:vAlign w:val="bottom"/>
            <w:hideMark/>
          </w:tcPr>
          <w:p w14:paraId="2C9C532D"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MOS</w:t>
            </w:r>
          </w:p>
        </w:tc>
        <w:tc>
          <w:tcPr>
            <w:tcW w:w="6760" w:type="dxa"/>
            <w:shd w:val="clear" w:color="auto" w:fill="auto"/>
            <w:noWrap/>
            <w:vAlign w:val="bottom"/>
            <w:hideMark/>
          </w:tcPr>
          <w:p w14:paraId="042FA7F6" w14:textId="77777777" w:rsidR="00B01B28" w:rsidRPr="00E47ADC" w:rsidRDefault="00B01B28" w:rsidP="00B01B28">
            <w:pPr>
              <w:rPr>
                <w:rFonts w:eastAsia="Times New Roman"/>
                <w:color w:val="000000"/>
                <w:sz w:val="24"/>
                <w:szCs w:val="24"/>
              </w:rPr>
            </w:pPr>
            <w:r>
              <w:rPr>
                <w:rFonts w:eastAsia="Times New Roman"/>
                <w:color w:val="000000"/>
                <w:sz w:val="24"/>
                <w:szCs w:val="24"/>
              </w:rPr>
              <w:t>M</w:t>
            </w:r>
            <w:r w:rsidRPr="00E47ADC">
              <w:rPr>
                <w:rFonts w:eastAsia="Times New Roman"/>
                <w:color w:val="000000"/>
                <w:sz w:val="24"/>
                <w:szCs w:val="24"/>
              </w:rPr>
              <w:t xml:space="preserve">oss </w:t>
            </w:r>
            <w:r>
              <w:rPr>
                <w:rFonts w:eastAsia="Times New Roman"/>
                <w:color w:val="000000"/>
                <w:sz w:val="24"/>
                <w:szCs w:val="24"/>
              </w:rPr>
              <w:t>L</w:t>
            </w:r>
            <w:r w:rsidRPr="00E47ADC">
              <w:rPr>
                <w:rFonts w:eastAsia="Times New Roman"/>
                <w:color w:val="000000"/>
                <w:sz w:val="24"/>
                <w:szCs w:val="24"/>
              </w:rPr>
              <w:t>anding</w:t>
            </w:r>
          </w:p>
        </w:tc>
      </w:tr>
      <w:tr w:rsidR="00B01B28" w:rsidRPr="00E47ADC" w14:paraId="44C7EF30" w14:textId="77777777" w:rsidTr="00B01B28">
        <w:trPr>
          <w:trHeight w:val="320"/>
        </w:trPr>
        <w:tc>
          <w:tcPr>
            <w:tcW w:w="1440" w:type="dxa"/>
            <w:shd w:val="clear" w:color="auto" w:fill="auto"/>
            <w:noWrap/>
            <w:vAlign w:val="bottom"/>
            <w:hideMark/>
          </w:tcPr>
          <w:p w14:paraId="6B03DF7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MNA</w:t>
            </w:r>
          </w:p>
        </w:tc>
        <w:tc>
          <w:tcPr>
            <w:tcW w:w="1160" w:type="dxa"/>
            <w:shd w:val="clear" w:color="auto" w:fill="auto"/>
            <w:noWrap/>
            <w:vAlign w:val="bottom"/>
            <w:hideMark/>
          </w:tcPr>
          <w:p w14:paraId="0EA058AF"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MNT</w:t>
            </w:r>
          </w:p>
        </w:tc>
        <w:tc>
          <w:tcPr>
            <w:tcW w:w="6760" w:type="dxa"/>
            <w:shd w:val="clear" w:color="auto" w:fill="auto"/>
            <w:noWrap/>
            <w:vAlign w:val="bottom"/>
            <w:hideMark/>
          </w:tcPr>
          <w:p w14:paraId="3876E8A6" w14:textId="77777777" w:rsidR="00B01B28" w:rsidRPr="00E47ADC" w:rsidRDefault="00B01B28" w:rsidP="00B01B28">
            <w:pPr>
              <w:rPr>
                <w:rFonts w:eastAsia="Times New Roman"/>
                <w:color w:val="000000"/>
                <w:sz w:val="24"/>
                <w:szCs w:val="24"/>
              </w:rPr>
            </w:pPr>
            <w:r>
              <w:rPr>
                <w:rFonts w:eastAsia="Times New Roman"/>
                <w:color w:val="000000"/>
                <w:sz w:val="24"/>
                <w:szCs w:val="24"/>
              </w:rPr>
              <w:t>M</w:t>
            </w:r>
            <w:r w:rsidRPr="00E47ADC">
              <w:rPr>
                <w:rFonts w:eastAsia="Times New Roman"/>
                <w:color w:val="000000"/>
                <w:sz w:val="24"/>
                <w:szCs w:val="24"/>
              </w:rPr>
              <w:t>onterey</w:t>
            </w:r>
          </w:p>
        </w:tc>
      </w:tr>
      <w:tr w:rsidR="00B01B28" w:rsidRPr="00E47ADC" w14:paraId="02A6198E" w14:textId="77777777" w:rsidTr="00B01B28">
        <w:trPr>
          <w:trHeight w:val="320"/>
        </w:trPr>
        <w:tc>
          <w:tcPr>
            <w:tcW w:w="1440" w:type="dxa"/>
            <w:shd w:val="clear" w:color="auto" w:fill="auto"/>
            <w:noWrap/>
            <w:vAlign w:val="bottom"/>
            <w:hideMark/>
          </w:tcPr>
          <w:p w14:paraId="452FD7D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lastRenderedPageBreak/>
              <w:t>MNA</w:t>
            </w:r>
          </w:p>
        </w:tc>
        <w:tc>
          <w:tcPr>
            <w:tcW w:w="1160" w:type="dxa"/>
            <w:shd w:val="clear" w:color="auto" w:fill="auto"/>
            <w:noWrap/>
            <w:vAlign w:val="bottom"/>
            <w:hideMark/>
          </w:tcPr>
          <w:p w14:paraId="5777E69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OCM</w:t>
            </w:r>
          </w:p>
        </w:tc>
        <w:tc>
          <w:tcPr>
            <w:tcW w:w="6760" w:type="dxa"/>
            <w:shd w:val="clear" w:color="auto" w:fill="auto"/>
            <w:noWrap/>
            <w:vAlign w:val="bottom"/>
            <w:hideMark/>
          </w:tcPr>
          <w:p w14:paraId="2DD5EB0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 xml:space="preserve">other </w:t>
            </w:r>
            <w:r>
              <w:rPr>
                <w:rFonts w:eastAsia="Times New Roman"/>
                <w:color w:val="000000"/>
                <w:sz w:val="24"/>
                <w:szCs w:val="24"/>
              </w:rPr>
              <w:t>S</w:t>
            </w:r>
            <w:r w:rsidRPr="00E47ADC">
              <w:rPr>
                <w:rFonts w:eastAsia="Times New Roman"/>
                <w:color w:val="000000"/>
                <w:sz w:val="24"/>
                <w:szCs w:val="24"/>
              </w:rPr>
              <w:t xml:space="preserve">anta </w:t>
            </w:r>
            <w:r>
              <w:rPr>
                <w:rFonts w:eastAsia="Times New Roman"/>
                <w:color w:val="000000"/>
                <w:sz w:val="24"/>
                <w:szCs w:val="24"/>
              </w:rPr>
              <w:t>C</w:t>
            </w:r>
            <w:r w:rsidRPr="00E47ADC">
              <w:rPr>
                <w:rFonts w:eastAsia="Times New Roman"/>
                <w:color w:val="000000"/>
                <w:sz w:val="24"/>
                <w:szCs w:val="24"/>
              </w:rPr>
              <w:t xml:space="preserve">ruz and </w:t>
            </w:r>
            <w:r>
              <w:rPr>
                <w:rFonts w:eastAsia="Times New Roman"/>
                <w:color w:val="000000"/>
                <w:sz w:val="24"/>
                <w:szCs w:val="24"/>
              </w:rPr>
              <w:t>M</w:t>
            </w:r>
            <w:r w:rsidRPr="00E47ADC">
              <w:rPr>
                <w:rFonts w:eastAsia="Times New Roman"/>
                <w:color w:val="000000"/>
                <w:sz w:val="24"/>
                <w:szCs w:val="24"/>
              </w:rPr>
              <w:t>onterey county ports</w:t>
            </w:r>
          </w:p>
        </w:tc>
      </w:tr>
      <w:tr w:rsidR="00B01B28" w:rsidRPr="00E47ADC" w14:paraId="1B23B325" w14:textId="77777777" w:rsidTr="00B01B28">
        <w:trPr>
          <w:trHeight w:val="320"/>
        </w:trPr>
        <w:tc>
          <w:tcPr>
            <w:tcW w:w="1440" w:type="dxa"/>
            <w:shd w:val="clear" w:color="auto" w:fill="auto"/>
            <w:noWrap/>
            <w:vAlign w:val="bottom"/>
            <w:hideMark/>
          </w:tcPr>
          <w:p w14:paraId="392EFDEE"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MRA</w:t>
            </w:r>
          </w:p>
        </w:tc>
        <w:tc>
          <w:tcPr>
            <w:tcW w:w="1160" w:type="dxa"/>
            <w:shd w:val="clear" w:color="auto" w:fill="auto"/>
            <w:noWrap/>
            <w:vAlign w:val="bottom"/>
            <w:hideMark/>
          </w:tcPr>
          <w:p w14:paraId="5AD066C8"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MRO</w:t>
            </w:r>
          </w:p>
        </w:tc>
        <w:tc>
          <w:tcPr>
            <w:tcW w:w="6760" w:type="dxa"/>
            <w:shd w:val="clear" w:color="auto" w:fill="auto"/>
            <w:noWrap/>
            <w:vAlign w:val="bottom"/>
            <w:hideMark/>
          </w:tcPr>
          <w:p w14:paraId="0803F6E7" w14:textId="77777777" w:rsidR="00B01B28" w:rsidRPr="00E47ADC" w:rsidRDefault="00B01B28" w:rsidP="00B01B28">
            <w:pPr>
              <w:rPr>
                <w:rFonts w:eastAsia="Times New Roman"/>
                <w:color w:val="000000"/>
                <w:sz w:val="24"/>
                <w:szCs w:val="24"/>
              </w:rPr>
            </w:pPr>
            <w:r>
              <w:rPr>
                <w:rFonts w:eastAsia="Times New Roman"/>
                <w:color w:val="000000"/>
                <w:sz w:val="24"/>
                <w:szCs w:val="24"/>
              </w:rPr>
              <w:t>M</w:t>
            </w:r>
            <w:r w:rsidRPr="00E47ADC">
              <w:rPr>
                <w:rFonts w:eastAsia="Times New Roman"/>
                <w:color w:val="000000"/>
                <w:sz w:val="24"/>
                <w:szCs w:val="24"/>
              </w:rPr>
              <w:t xml:space="preserve">orro </w:t>
            </w:r>
            <w:r>
              <w:rPr>
                <w:rFonts w:eastAsia="Times New Roman"/>
                <w:color w:val="000000"/>
                <w:sz w:val="24"/>
                <w:szCs w:val="24"/>
              </w:rPr>
              <w:t>B</w:t>
            </w:r>
            <w:r w:rsidRPr="00E47ADC">
              <w:rPr>
                <w:rFonts w:eastAsia="Times New Roman"/>
                <w:color w:val="000000"/>
                <w:sz w:val="24"/>
                <w:szCs w:val="24"/>
              </w:rPr>
              <w:t>ay</w:t>
            </w:r>
          </w:p>
        </w:tc>
      </w:tr>
      <w:tr w:rsidR="00B01B28" w:rsidRPr="00E47ADC" w14:paraId="0692339C" w14:textId="77777777" w:rsidTr="00B01B28">
        <w:trPr>
          <w:trHeight w:val="320"/>
        </w:trPr>
        <w:tc>
          <w:tcPr>
            <w:tcW w:w="1440" w:type="dxa"/>
            <w:shd w:val="clear" w:color="auto" w:fill="auto"/>
            <w:noWrap/>
            <w:vAlign w:val="bottom"/>
            <w:hideMark/>
          </w:tcPr>
          <w:p w14:paraId="439C40E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MRA</w:t>
            </w:r>
          </w:p>
        </w:tc>
        <w:tc>
          <w:tcPr>
            <w:tcW w:w="1160" w:type="dxa"/>
            <w:shd w:val="clear" w:color="auto" w:fill="auto"/>
            <w:noWrap/>
            <w:vAlign w:val="bottom"/>
            <w:hideMark/>
          </w:tcPr>
          <w:p w14:paraId="5C7282B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AVL</w:t>
            </w:r>
          </w:p>
        </w:tc>
        <w:tc>
          <w:tcPr>
            <w:tcW w:w="6760" w:type="dxa"/>
            <w:shd w:val="clear" w:color="auto" w:fill="auto"/>
            <w:noWrap/>
            <w:vAlign w:val="bottom"/>
            <w:hideMark/>
          </w:tcPr>
          <w:p w14:paraId="300D3AB6" w14:textId="77777777" w:rsidR="00B01B28" w:rsidRPr="00E47ADC" w:rsidRDefault="00B01B28" w:rsidP="00B01B28">
            <w:pPr>
              <w:rPr>
                <w:rFonts w:eastAsia="Times New Roman"/>
                <w:color w:val="000000"/>
                <w:sz w:val="24"/>
                <w:szCs w:val="24"/>
              </w:rPr>
            </w:pPr>
            <w:r>
              <w:rPr>
                <w:rFonts w:eastAsia="Times New Roman"/>
                <w:color w:val="000000"/>
                <w:sz w:val="24"/>
                <w:szCs w:val="24"/>
              </w:rPr>
              <w:t>A</w:t>
            </w:r>
            <w:r w:rsidRPr="00E47ADC">
              <w:rPr>
                <w:rFonts w:eastAsia="Times New Roman"/>
                <w:color w:val="000000"/>
                <w:sz w:val="24"/>
                <w:szCs w:val="24"/>
              </w:rPr>
              <w:t>vila</w:t>
            </w:r>
          </w:p>
        </w:tc>
      </w:tr>
      <w:tr w:rsidR="00B01B28" w:rsidRPr="00E47ADC" w14:paraId="12BB2CFD" w14:textId="77777777" w:rsidTr="00B01B28">
        <w:trPr>
          <w:trHeight w:val="320"/>
        </w:trPr>
        <w:tc>
          <w:tcPr>
            <w:tcW w:w="1440" w:type="dxa"/>
            <w:shd w:val="clear" w:color="auto" w:fill="auto"/>
            <w:noWrap/>
            <w:vAlign w:val="bottom"/>
            <w:hideMark/>
          </w:tcPr>
          <w:p w14:paraId="31D292D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MRA</w:t>
            </w:r>
          </w:p>
        </w:tc>
        <w:tc>
          <w:tcPr>
            <w:tcW w:w="1160" w:type="dxa"/>
            <w:shd w:val="clear" w:color="auto" w:fill="auto"/>
            <w:noWrap/>
            <w:vAlign w:val="bottom"/>
            <w:hideMark/>
          </w:tcPr>
          <w:p w14:paraId="7657C0D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OSL</w:t>
            </w:r>
          </w:p>
        </w:tc>
        <w:tc>
          <w:tcPr>
            <w:tcW w:w="6760" w:type="dxa"/>
            <w:shd w:val="clear" w:color="auto" w:fill="auto"/>
            <w:noWrap/>
            <w:vAlign w:val="bottom"/>
            <w:hideMark/>
          </w:tcPr>
          <w:p w14:paraId="1F8D81D9"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 xml:space="preserve">other </w:t>
            </w:r>
            <w:r>
              <w:rPr>
                <w:rFonts w:eastAsia="Times New Roman"/>
                <w:color w:val="000000"/>
                <w:sz w:val="24"/>
                <w:szCs w:val="24"/>
              </w:rPr>
              <w:t>S</w:t>
            </w:r>
            <w:r w:rsidRPr="00E47ADC">
              <w:rPr>
                <w:rFonts w:eastAsia="Times New Roman"/>
                <w:color w:val="000000"/>
                <w:sz w:val="24"/>
                <w:szCs w:val="24"/>
              </w:rPr>
              <w:t xml:space="preserve">an </w:t>
            </w:r>
            <w:r>
              <w:rPr>
                <w:rFonts w:eastAsia="Times New Roman"/>
                <w:color w:val="000000"/>
                <w:sz w:val="24"/>
                <w:szCs w:val="24"/>
              </w:rPr>
              <w:t>L</w:t>
            </w:r>
            <w:r w:rsidRPr="00E47ADC">
              <w:rPr>
                <w:rFonts w:eastAsia="Times New Roman"/>
                <w:color w:val="000000"/>
                <w:sz w:val="24"/>
                <w:szCs w:val="24"/>
              </w:rPr>
              <w:t xml:space="preserve">uis </w:t>
            </w:r>
            <w:r>
              <w:rPr>
                <w:rFonts w:eastAsia="Times New Roman"/>
                <w:color w:val="000000"/>
                <w:sz w:val="24"/>
                <w:szCs w:val="24"/>
              </w:rPr>
              <w:t>O</w:t>
            </w:r>
            <w:r w:rsidRPr="00E47ADC">
              <w:rPr>
                <w:rFonts w:eastAsia="Times New Roman"/>
                <w:color w:val="000000"/>
                <w:sz w:val="24"/>
                <w:szCs w:val="24"/>
              </w:rPr>
              <w:t>bispo county ports</w:t>
            </w:r>
          </w:p>
        </w:tc>
      </w:tr>
      <w:tr w:rsidR="00B01B28" w:rsidRPr="00E47ADC" w14:paraId="188D55CD" w14:textId="77777777" w:rsidTr="00B01B28">
        <w:trPr>
          <w:trHeight w:val="320"/>
        </w:trPr>
        <w:tc>
          <w:tcPr>
            <w:tcW w:w="1440" w:type="dxa"/>
            <w:shd w:val="clear" w:color="auto" w:fill="auto"/>
            <w:noWrap/>
            <w:vAlign w:val="bottom"/>
            <w:hideMark/>
          </w:tcPr>
          <w:p w14:paraId="31B9A08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NPA</w:t>
            </w:r>
          </w:p>
        </w:tc>
        <w:tc>
          <w:tcPr>
            <w:tcW w:w="1160" w:type="dxa"/>
            <w:shd w:val="clear" w:color="auto" w:fill="auto"/>
            <w:noWrap/>
            <w:vAlign w:val="bottom"/>
            <w:hideMark/>
          </w:tcPr>
          <w:p w14:paraId="394F505A"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NEW</w:t>
            </w:r>
          </w:p>
        </w:tc>
        <w:tc>
          <w:tcPr>
            <w:tcW w:w="6760" w:type="dxa"/>
            <w:shd w:val="clear" w:color="auto" w:fill="auto"/>
            <w:noWrap/>
            <w:vAlign w:val="bottom"/>
            <w:hideMark/>
          </w:tcPr>
          <w:p w14:paraId="32CA5E38" w14:textId="77777777" w:rsidR="00B01B28" w:rsidRPr="00E47ADC" w:rsidRDefault="00B01B28" w:rsidP="00B01B28">
            <w:pPr>
              <w:rPr>
                <w:rFonts w:eastAsia="Times New Roman"/>
                <w:color w:val="000000"/>
                <w:sz w:val="24"/>
                <w:szCs w:val="24"/>
              </w:rPr>
            </w:pPr>
            <w:r>
              <w:rPr>
                <w:rFonts w:eastAsia="Times New Roman"/>
                <w:color w:val="000000"/>
                <w:sz w:val="24"/>
                <w:szCs w:val="24"/>
              </w:rPr>
              <w:t>N</w:t>
            </w:r>
            <w:r w:rsidRPr="00E47ADC">
              <w:rPr>
                <w:rFonts w:eastAsia="Times New Roman"/>
                <w:color w:val="000000"/>
                <w:sz w:val="24"/>
                <w:szCs w:val="24"/>
              </w:rPr>
              <w:t>ewport</w:t>
            </w:r>
          </w:p>
        </w:tc>
      </w:tr>
      <w:tr w:rsidR="00B01B28" w:rsidRPr="00E47ADC" w14:paraId="1BD086C3" w14:textId="77777777" w:rsidTr="00B01B28">
        <w:trPr>
          <w:trHeight w:val="320"/>
        </w:trPr>
        <w:tc>
          <w:tcPr>
            <w:tcW w:w="1440" w:type="dxa"/>
            <w:shd w:val="clear" w:color="auto" w:fill="auto"/>
            <w:noWrap/>
            <w:vAlign w:val="bottom"/>
            <w:hideMark/>
          </w:tcPr>
          <w:p w14:paraId="0121499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NPA</w:t>
            </w:r>
          </w:p>
        </w:tc>
        <w:tc>
          <w:tcPr>
            <w:tcW w:w="1160" w:type="dxa"/>
            <w:shd w:val="clear" w:color="auto" w:fill="auto"/>
            <w:noWrap/>
            <w:vAlign w:val="bottom"/>
            <w:hideMark/>
          </w:tcPr>
          <w:p w14:paraId="75107DC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DPO</w:t>
            </w:r>
          </w:p>
        </w:tc>
        <w:tc>
          <w:tcPr>
            <w:tcW w:w="6760" w:type="dxa"/>
            <w:shd w:val="clear" w:color="auto" w:fill="auto"/>
            <w:noWrap/>
            <w:vAlign w:val="bottom"/>
            <w:hideMark/>
          </w:tcPr>
          <w:p w14:paraId="14B5C197" w14:textId="77777777" w:rsidR="00B01B28" w:rsidRPr="00E47ADC" w:rsidRDefault="00B01B28" w:rsidP="00B01B28">
            <w:pPr>
              <w:rPr>
                <w:rFonts w:eastAsia="Times New Roman"/>
                <w:color w:val="000000"/>
                <w:sz w:val="24"/>
                <w:szCs w:val="24"/>
              </w:rPr>
            </w:pPr>
            <w:r>
              <w:rPr>
                <w:rFonts w:eastAsia="Times New Roman"/>
                <w:color w:val="000000"/>
                <w:sz w:val="24"/>
                <w:szCs w:val="24"/>
              </w:rPr>
              <w:t>D</w:t>
            </w:r>
            <w:r w:rsidRPr="00E47ADC">
              <w:rPr>
                <w:rFonts w:eastAsia="Times New Roman"/>
                <w:color w:val="000000"/>
                <w:sz w:val="24"/>
                <w:szCs w:val="24"/>
              </w:rPr>
              <w:t xml:space="preserve">epoe </w:t>
            </w:r>
            <w:r>
              <w:rPr>
                <w:rFonts w:eastAsia="Times New Roman"/>
                <w:color w:val="000000"/>
                <w:sz w:val="24"/>
                <w:szCs w:val="24"/>
              </w:rPr>
              <w:t>B</w:t>
            </w:r>
            <w:r w:rsidRPr="00E47ADC">
              <w:rPr>
                <w:rFonts w:eastAsia="Times New Roman"/>
                <w:color w:val="000000"/>
                <w:sz w:val="24"/>
                <w:szCs w:val="24"/>
              </w:rPr>
              <w:t>ay</w:t>
            </w:r>
          </w:p>
        </w:tc>
      </w:tr>
      <w:tr w:rsidR="00B01B28" w:rsidRPr="00E47ADC" w14:paraId="67EAA3C6" w14:textId="77777777" w:rsidTr="00B01B28">
        <w:trPr>
          <w:trHeight w:val="320"/>
        </w:trPr>
        <w:tc>
          <w:tcPr>
            <w:tcW w:w="1440" w:type="dxa"/>
            <w:shd w:val="clear" w:color="auto" w:fill="auto"/>
            <w:noWrap/>
            <w:vAlign w:val="bottom"/>
            <w:hideMark/>
          </w:tcPr>
          <w:p w14:paraId="29CEB69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NPA</w:t>
            </w:r>
          </w:p>
        </w:tc>
        <w:tc>
          <w:tcPr>
            <w:tcW w:w="1160" w:type="dxa"/>
            <w:shd w:val="clear" w:color="auto" w:fill="auto"/>
            <w:noWrap/>
            <w:vAlign w:val="bottom"/>
            <w:hideMark/>
          </w:tcPr>
          <w:p w14:paraId="7A3E9657"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WLD</w:t>
            </w:r>
          </w:p>
        </w:tc>
        <w:tc>
          <w:tcPr>
            <w:tcW w:w="6760" w:type="dxa"/>
            <w:shd w:val="clear" w:color="auto" w:fill="auto"/>
            <w:noWrap/>
            <w:vAlign w:val="bottom"/>
            <w:hideMark/>
          </w:tcPr>
          <w:p w14:paraId="4E1A7440" w14:textId="77777777" w:rsidR="00B01B28" w:rsidRPr="00E47ADC" w:rsidRDefault="00B01B28" w:rsidP="00B01B28">
            <w:pPr>
              <w:rPr>
                <w:rFonts w:eastAsia="Times New Roman"/>
                <w:color w:val="000000"/>
                <w:sz w:val="24"/>
                <w:szCs w:val="24"/>
              </w:rPr>
            </w:pPr>
            <w:r>
              <w:rPr>
                <w:rFonts w:eastAsia="Times New Roman"/>
                <w:color w:val="000000"/>
                <w:sz w:val="24"/>
                <w:szCs w:val="24"/>
              </w:rPr>
              <w:t>W</w:t>
            </w:r>
            <w:r w:rsidRPr="00E47ADC">
              <w:rPr>
                <w:rFonts w:eastAsia="Times New Roman"/>
                <w:color w:val="000000"/>
                <w:sz w:val="24"/>
                <w:szCs w:val="24"/>
              </w:rPr>
              <w:t>aldport</w:t>
            </w:r>
          </w:p>
        </w:tc>
      </w:tr>
      <w:tr w:rsidR="00B01B28" w:rsidRPr="00E47ADC" w14:paraId="42592BCC" w14:textId="77777777" w:rsidTr="00B01B28">
        <w:trPr>
          <w:trHeight w:val="320"/>
        </w:trPr>
        <w:tc>
          <w:tcPr>
            <w:tcW w:w="1440" w:type="dxa"/>
            <w:shd w:val="clear" w:color="auto" w:fill="auto"/>
            <w:noWrap/>
            <w:vAlign w:val="bottom"/>
            <w:hideMark/>
          </w:tcPr>
          <w:p w14:paraId="2F99CBAE"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NPA</w:t>
            </w:r>
          </w:p>
        </w:tc>
        <w:tc>
          <w:tcPr>
            <w:tcW w:w="1160" w:type="dxa"/>
            <w:shd w:val="clear" w:color="auto" w:fill="auto"/>
            <w:noWrap/>
            <w:vAlign w:val="bottom"/>
            <w:hideMark/>
          </w:tcPr>
          <w:p w14:paraId="3A27A98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SLZ</w:t>
            </w:r>
          </w:p>
        </w:tc>
        <w:tc>
          <w:tcPr>
            <w:tcW w:w="6760" w:type="dxa"/>
            <w:shd w:val="clear" w:color="auto" w:fill="auto"/>
            <w:noWrap/>
            <w:vAlign w:val="bottom"/>
            <w:hideMark/>
          </w:tcPr>
          <w:p w14:paraId="1E9E84CB" w14:textId="77777777" w:rsidR="00B01B28" w:rsidRPr="00E47ADC" w:rsidRDefault="00B01B28" w:rsidP="00B01B28">
            <w:pPr>
              <w:rPr>
                <w:rFonts w:eastAsia="Times New Roman"/>
                <w:color w:val="000000"/>
                <w:sz w:val="24"/>
                <w:szCs w:val="24"/>
              </w:rPr>
            </w:pPr>
            <w:r>
              <w:rPr>
                <w:rFonts w:eastAsia="Times New Roman"/>
                <w:color w:val="000000"/>
                <w:sz w:val="24"/>
                <w:szCs w:val="24"/>
              </w:rPr>
              <w:t>S</w:t>
            </w:r>
            <w:r w:rsidRPr="00E47ADC">
              <w:rPr>
                <w:rFonts w:eastAsia="Times New Roman"/>
                <w:color w:val="000000"/>
                <w:sz w:val="24"/>
                <w:szCs w:val="24"/>
              </w:rPr>
              <w:t>iletz bay</w:t>
            </w:r>
          </w:p>
        </w:tc>
      </w:tr>
      <w:tr w:rsidR="00B01B28" w:rsidRPr="00E47ADC" w14:paraId="7B7FC035" w14:textId="77777777" w:rsidTr="00B01B28">
        <w:trPr>
          <w:trHeight w:val="320"/>
        </w:trPr>
        <w:tc>
          <w:tcPr>
            <w:tcW w:w="1440" w:type="dxa"/>
            <w:shd w:val="clear" w:color="auto" w:fill="auto"/>
            <w:noWrap/>
            <w:vAlign w:val="bottom"/>
            <w:hideMark/>
          </w:tcPr>
          <w:p w14:paraId="71F218F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NPS</w:t>
            </w:r>
          </w:p>
        </w:tc>
        <w:tc>
          <w:tcPr>
            <w:tcW w:w="1160" w:type="dxa"/>
            <w:shd w:val="clear" w:color="auto" w:fill="auto"/>
            <w:noWrap/>
            <w:vAlign w:val="bottom"/>
            <w:hideMark/>
          </w:tcPr>
          <w:p w14:paraId="6FB465C3"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BLL</w:t>
            </w:r>
          </w:p>
        </w:tc>
        <w:tc>
          <w:tcPr>
            <w:tcW w:w="6760" w:type="dxa"/>
            <w:shd w:val="clear" w:color="auto" w:fill="auto"/>
            <w:noWrap/>
            <w:vAlign w:val="bottom"/>
            <w:hideMark/>
          </w:tcPr>
          <w:p w14:paraId="76B0E64B" w14:textId="77777777" w:rsidR="00B01B28" w:rsidRPr="00E47ADC" w:rsidRDefault="00B01B28" w:rsidP="00B01B28">
            <w:pPr>
              <w:rPr>
                <w:rFonts w:eastAsia="Times New Roman"/>
                <w:color w:val="000000"/>
                <w:sz w:val="24"/>
                <w:szCs w:val="24"/>
              </w:rPr>
            </w:pPr>
            <w:r>
              <w:rPr>
                <w:rFonts w:eastAsia="Times New Roman"/>
                <w:color w:val="000000"/>
                <w:sz w:val="24"/>
                <w:szCs w:val="24"/>
              </w:rPr>
              <w:t>B</w:t>
            </w:r>
            <w:r w:rsidRPr="00E47ADC">
              <w:rPr>
                <w:rFonts w:eastAsia="Times New Roman"/>
                <w:color w:val="000000"/>
                <w:sz w:val="24"/>
                <w:szCs w:val="24"/>
              </w:rPr>
              <w:t xml:space="preserve">ellingham </w:t>
            </w:r>
            <w:r>
              <w:rPr>
                <w:rFonts w:eastAsia="Times New Roman"/>
                <w:color w:val="000000"/>
                <w:sz w:val="24"/>
                <w:szCs w:val="24"/>
              </w:rPr>
              <w:t>B</w:t>
            </w:r>
            <w:r w:rsidRPr="00E47ADC">
              <w:rPr>
                <w:rFonts w:eastAsia="Times New Roman"/>
                <w:color w:val="000000"/>
                <w:sz w:val="24"/>
                <w:szCs w:val="24"/>
              </w:rPr>
              <w:t>ay</w:t>
            </w:r>
          </w:p>
        </w:tc>
      </w:tr>
      <w:tr w:rsidR="00B01B28" w:rsidRPr="00E47ADC" w14:paraId="5DBC1533" w14:textId="77777777" w:rsidTr="00B01B28">
        <w:trPr>
          <w:trHeight w:val="320"/>
        </w:trPr>
        <w:tc>
          <w:tcPr>
            <w:tcW w:w="1440" w:type="dxa"/>
            <w:shd w:val="clear" w:color="auto" w:fill="auto"/>
            <w:noWrap/>
            <w:vAlign w:val="bottom"/>
            <w:hideMark/>
          </w:tcPr>
          <w:p w14:paraId="6EFD9FE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NPS</w:t>
            </w:r>
          </w:p>
        </w:tc>
        <w:tc>
          <w:tcPr>
            <w:tcW w:w="1160" w:type="dxa"/>
            <w:shd w:val="clear" w:color="auto" w:fill="auto"/>
            <w:noWrap/>
            <w:vAlign w:val="bottom"/>
            <w:hideMark/>
          </w:tcPr>
          <w:p w14:paraId="12ED058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TNS</w:t>
            </w:r>
          </w:p>
        </w:tc>
        <w:tc>
          <w:tcPr>
            <w:tcW w:w="6760" w:type="dxa"/>
            <w:shd w:val="clear" w:color="auto" w:fill="auto"/>
            <w:noWrap/>
            <w:vAlign w:val="bottom"/>
            <w:hideMark/>
          </w:tcPr>
          <w:p w14:paraId="29F95845" w14:textId="77777777" w:rsidR="00B01B28" w:rsidRPr="00E47ADC" w:rsidRDefault="00B01B28" w:rsidP="00B01B28">
            <w:pPr>
              <w:rPr>
                <w:rFonts w:eastAsia="Times New Roman"/>
                <w:color w:val="000000"/>
                <w:sz w:val="24"/>
                <w:szCs w:val="24"/>
              </w:rPr>
            </w:pPr>
            <w:r>
              <w:rPr>
                <w:rFonts w:eastAsia="Times New Roman"/>
                <w:color w:val="000000"/>
                <w:sz w:val="24"/>
                <w:szCs w:val="24"/>
              </w:rPr>
              <w:t>P</w:t>
            </w:r>
            <w:r w:rsidRPr="00E47ADC">
              <w:rPr>
                <w:rFonts w:eastAsia="Times New Roman"/>
                <w:color w:val="000000"/>
                <w:sz w:val="24"/>
                <w:szCs w:val="24"/>
              </w:rPr>
              <w:t xml:space="preserve">ort </w:t>
            </w:r>
            <w:r>
              <w:rPr>
                <w:rFonts w:eastAsia="Times New Roman"/>
                <w:color w:val="000000"/>
                <w:sz w:val="24"/>
                <w:szCs w:val="24"/>
              </w:rPr>
              <w:t>T</w:t>
            </w:r>
            <w:r w:rsidRPr="00E47ADC">
              <w:rPr>
                <w:rFonts w:eastAsia="Times New Roman"/>
                <w:color w:val="000000"/>
                <w:sz w:val="24"/>
                <w:szCs w:val="24"/>
              </w:rPr>
              <w:t>ownsend</w:t>
            </w:r>
          </w:p>
        </w:tc>
      </w:tr>
      <w:tr w:rsidR="00B01B28" w:rsidRPr="00E47ADC" w14:paraId="5D29CA0F" w14:textId="77777777" w:rsidTr="00B01B28">
        <w:trPr>
          <w:trHeight w:val="320"/>
        </w:trPr>
        <w:tc>
          <w:tcPr>
            <w:tcW w:w="1440" w:type="dxa"/>
            <w:shd w:val="clear" w:color="auto" w:fill="auto"/>
            <w:noWrap/>
            <w:vAlign w:val="bottom"/>
            <w:hideMark/>
          </w:tcPr>
          <w:p w14:paraId="13861FF8"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NPS</w:t>
            </w:r>
          </w:p>
        </w:tc>
        <w:tc>
          <w:tcPr>
            <w:tcW w:w="1160" w:type="dxa"/>
            <w:shd w:val="clear" w:color="auto" w:fill="auto"/>
            <w:noWrap/>
            <w:vAlign w:val="bottom"/>
            <w:hideMark/>
          </w:tcPr>
          <w:p w14:paraId="1B8529CA"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PAG</w:t>
            </w:r>
          </w:p>
        </w:tc>
        <w:tc>
          <w:tcPr>
            <w:tcW w:w="6760" w:type="dxa"/>
            <w:shd w:val="clear" w:color="auto" w:fill="auto"/>
            <w:noWrap/>
            <w:vAlign w:val="bottom"/>
            <w:hideMark/>
          </w:tcPr>
          <w:p w14:paraId="5EA0E2CD" w14:textId="77777777" w:rsidR="00B01B28" w:rsidRPr="00E47ADC" w:rsidRDefault="00B01B28" w:rsidP="00B01B28">
            <w:pPr>
              <w:rPr>
                <w:rFonts w:eastAsia="Times New Roman"/>
                <w:color w:val="000000"/>
                <w:sz w:val="24"/>
                <w:szCs w:val="24"/>
              </w:rPr>
            </w:pPr>
            <w:r>
              <w:rPr>
                <w:rFonts w:eastAsia="Times New Roman"/>
                <w:color w:val="000000"/>
                <w:sz w:val="24"/>
                <w:szCs w:val="24"/>
              </w:rPr>
              <w:t>P</w:t>
            </w:r>
            <w:r w:rsidRPr="00E47ADC">
              <w:rPr>
                <w:rFonts w:eastAsia="Times New Roman"/>
                <w:color w:val="000000"/>
                <w:sz w:val="24"/>
                <w:szCs w:val="24"/>
              </w:rPr>
              <w:t xml:space="preserve">ort </w:t>
            </w:r>
            <w:r>
              <w:rPr>
                <w:rFonts w:eastAsia="Times New Roman"/>
                <w:color w:val="000000"/>
                <w:sz w:val="24"/>
                <w:szCs w:val="24"/>
              </w:rPr>
              <w:t>A</w:t>
            </w:r>
            <w:r w:rsidRPr="00E47ADC">
              <w:rPr>
                <w:rFonts w:eastAsia="Times New Roman"/>
                <w:color w:val="000000"/>
                <w:sz w:val="24"/>
                <w:szCs w:val="24"/>
              </w:rPr>
              <w:t>ngeles</w:t>
            </w:r>
          </w:p>
        </w:tc>
      </w:tr>
      <w:tr w:rsidR="00B01B28" w:rsidRPr="00E47ADC" w14:paraId="6D1C2980" w14:textId="77777777" w:rsidTr="00B01B28">
        <w:trPr>
          <w:trHeight w:val="320"/>
        </w:trPr>
        <w:tc>
          <w:tcPr>
            <w:tcW w:w="1440" w:type="dxa"/>
            <w:shd w:val="clear" w:color="auto" w:fill="auto"/>
            <w:noWrap/>
            <w:vAlign w:val="bottom"/>
            <w:hideMark/>
          </w:tcPr>
          <w:p w14:paraId="2739776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NPS</w:t>
            </w:r>
          </w:p>
        </w:tc>
        <w:tc>
          <w:tcPr>
            <w:tcW w:w="1160" w:type="dxa"/>
            <w:shd w:val="clear" w:color="auto" w:fill="auto"/>
            <w:noWrap/>
            <w:vAlign w:val="bottom"/>
            <w:hideMark/>
          </w:tcPr>
          <w:p w14:paraId="62A61E47"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ANA</w:t>
            </w:r>
          </w:p>
        </w:tc>
        <w:tc>
          <w:tcPr>
            <w:tcW w:w="6760" w:type="dxa"/>
            <w:shd w:val="clear" w:color="auto" w:fill="auto"/>
            <w:noWrap/>
            <w:vAlign w:val="bottom"/>
            <w:hideMark/>
          </w:tcPr>
          <w:p w14:paraId="19E479AA" w14:textId="77777777" w:rsidR="00B01B28" w:rsidRPr="00E47ADC" w:rsidRDefault="00B01B28" w:rsidP="00B01B28">
            <w:pPr>
              <w:rPr>
                <w:rFonts w:eastAsia="Times New Roman"/>
                <w:color w:val="000000"/>
                <w:sz w:val="24"/>
                <w:szCs w:val="24"/>
              </w:rPr>
            </w:pPr>
            <w:r>
              <w:rPr>
                <w:rFonts w:eastAsia="Times New Roman"/>
                <w:color w:val="000000"/>
                <w:sz w:val="24"/>
                <w:szCs w:val="24"/>
              </w:rPr>
              <w:t>A</w:t>
            </w:r>
            <w:r w:rsidRPr="00E47ADC">
              <w:rPr>
                <w:rFonts w:eastAsia="Times New Roman"/>
                <w:color w:val="000000"/>
                <w:sz w:val="24"/>
                <w:szCs w:val="24"/>
              </w:rPr>
              <w:t>nacortes</w:t>
            </w:r>
          </w:p>
        </w:tc>
      </w:tr>
      <w:tr w:rsidR="00B01B28" w:rsidRPr="00E47ADC" w14:paraId="7CCD4A3C" w14:textId="77777777" w:rsidTr="00B01B28">
        <w:trPr>
          <w:trHeight w:val="320"/>
        </w:trPr>
        <w:tc>
          <w:tcPr>
            <w:tcW w:w="1440" w:type="dxa"/>
            <w:shd w:val="clear" w:color="auto" w:fill="auto"/>
            <w:noWrap/>
            <w:vAlign w:val="bottom"/>
            <w:hideMark/>
          </w:tcPr>
          <w:p w14:paraId="6C70FCE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NPS</w:t>
            </w:r>
          </w:p>
        </w:tc>
        <w:tc>
          <w:tcPr>
            <w:tcW w:w="1160" w:type="dxa"/>
            <w:shd w:val="clear" w:color="auto" w:fill="auto"/>
            <w:noWrap/>
            <w:vAlign w:val="bottom"/>
            <w:hideMark/>
          </w:tcPr>
          <w:p w14:paraId="45A3D97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SEQ</w:t>
            </w:r>
          </w:p>
        </w:tc>
        <w:tc>
          <w:tcPr>
            <w:tcW w:w="6760" w:type="dxa"/>
            <w:shd w:val="clear" w:color="auto" w:fill="auto"/>
            <w:noWrap/>
            <w:vAlign w:val="bottom"/>
            <w:hideMark/>
          </w:tcPr>
          <w:p w14:paraId="39DA0A63" w14:textId="77777777" w:rsidR="00B01B28" w:rsidRPr="00E47ADC" w:rsidRDefault="00B01B28" w:rsidP="00B01B28">
            <w:pPr>
              <w:rPr>
                <w:rFonts w:eastAsia="Times New Roman"/>
                <w:color w:val="000000"/>
                <w:sz w:val="24"/>
                <w:szCs w:val="24"/>
              </w:rPr>
            </w:pPr>
            <w:r>
              <w:rPr>
                <w:rFonts w:eastAsia="Times New Roman"/>
                <w:color w:val="000000"/>
                <w:sz w:val="24"/>
                <w:szCs w:val="24"/>
              </w:rPr>
              <w:t>S</w:t>
            </w:r>
            <w:r w:rsidRPr="00E47ADC">
              <w:rPr>
                <w:rFonts w:eastAsia="Times New Roman"/>
                <w:color w:val="000000"/>
                <w:sz w:val="24"/>
                <w:szCs w:val="24"/>
              </w:rPr>
              <w:t>equim</w:t>
            </w:r>
          </w:p>
        </w:tc>
      </w:tr>
      <w:tr w:rsidR="00B01B28" w:rsidRPr="00E47ADC" w14:paraId="616F6B7F" w14:textId="77777777" w:rsidTr="00B01B28">
        <w:trPr>
          <w:trHeight w:val="320"/>
        </w:trPr>
        <w:tc>
          <w:tcPr>
            <w:tcW w:w="1440" w:type="dxa"/>
            <w:shd w:val="clear" w:color="auto" w:fill="auto"/>
            <w:noWrap/>
            <w:vAlign w:val="bottom"/>
            <w:hideMark/>
          </w:tcPr>
          <w:p w14:paraId="6AA5CA9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NPS</w:t>
            </w:r>
          </w:p>
        </w:tc>
        <w:tc>
          <w:tcPr>
            <w:tcW w:w="1160" w:type="dxa"/>
            <w:shd w:val="clear" w:color="auto" w:fill="auto"/>
            <w:noWrap/>
            <w:vAlign w:val="bottom"/>
            <w:hideMark/>
          </w:tcPr>
          <w:p w14:paraId="755916B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LAC</w:t>
            </w:r>
          </w:p>
        </w:tc>
        <w:tc>
          <w:tcPr>
            <w:tcW w:w="6760" w:type="dxa"/>
            <w:shd w:val="clear" w:color="auto" w:fill="auto"/>
            <w:noWrap/>
            <w:vAlign w:val="bottom"/>
            <w:hideMark/>
          </w:tcPr>
          <w:p w14:paraId="75CA0003" w14:textId="77777777" w:rsidR="00B01B28" w:rsidRPr="00E47ADC" w:rsidRDefault="00B01B28" w:rsidP="00B01B28">
            <w:pPr>
              <w:rPr>
                <w:rFonts w:eastAsia="Times New Roman"/>
                <w:color w:val="000000"/>
                <w:sz w:val="24"/>
                <w:szCs w:val="24"/>
              </w:rPr>
            </w:pPr>
            <w:r>
              <w:rPr>
                <w:rFonts w:eastAsia="Times New Roman"/>
                <w:color w:val="000000"/>
                <w:sz w:val="24"/>
                <w:szCs w:val="24"/>
              </w:rPr>
              <w:t>L</w:t>
            </w:r>
            <w:r w:rsidRPr="00E47ADC">
              <w:rPr>
                <w:rFonts w:eastAsia="Times New Roman"/>
                <w:color w:val="000000"/>
                <w:sz w:val="24"/>
                <w:szCs w:val="24"/>
              </w:rPr>
              <w:t xml:space="preserve">a </w:t>
            </w:r>
            <w:r>
              <w:rPr>
                <w:rFonts w:eastAsia="Times New Roman"/>
                <w:color w:val="000000"/>
                <w:sz w:val="24"/>
                <w:szCs w:val="24"/>
              </w:rPr>
              <w:t>C</w:t>
            </w:r>
            <w:r w:rsidRPr="00E47ADC">
              <w:rPr>
                <w:rFonts w:eastAsia="Times New Roman"/>
                <w:color w:val="000000"/>
                <w:sz w:val="24"/>
                <w:szCs w:val="24"/>
              </w:rPr>
              <w:t>onner</w:t>
            </w:r>
          </w:p>
        </w:tc>
      </w:tr>
      <w:tr w:rsidR="00B01B28" w:rsidRPr="00E47ADC" w14:paraId="6C896DC1" w14:textId="77777777" w:rsidTr="00B01B28">
        <w:trPr>
          <w:trHeight w:val="320"/>
        </w:trPr>
        <w:tc>
          <w:tcPr>
            <w:tcW w:w="1440" w:type="dxa"/>
            <w:shd w:val="clear" w:color="auto" w:fill="auto"/>
            <w:noWrap/>
            <w:vAlign w:val="bottom"/>
            <w:hideMark/>
          </w:tcPr>
          <w:p w14:paraId="0A7BE372"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NPS</w:t>
            </w:r>
          </w:p>
        </w:tc>
        <w:tc>
          <w:tcPr>
            <w:tcW w:w="1160" w:type="dxa"/>
            <w:shd w:val="clear" w:color="auto" w:fill="auto"/>
            <w:noWrap/>
            <w:vAlign w:val="bottom"/>
            <w:hideMark/>
          </w:tcPr>
          <w:p w14:paraId="4DD14D00"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NEA</w:t>
            </w:r>
          </w:p>
        </w:tc>
        <w:tc>
          <w:tcPr>
            <w:tcW w:w="6760" w:type="dxa"/>
            <w:shd w:val="clear" w:color="auto" w:fill="auto"/>
            <w:noWrap/>
            <w:vAlign w:val="bottom"/>
            <w:hideMark/>
          </w:tcPr>
          <w:p w14:paraId="7183E8DE" w14:textId="77777777" w:rsidR="00B01B28" w:rsidRPr="00E47ADC" w:rsidRDefault="00B01B28" w:rsidP="00B01B28">
            <w:pPr>
              <w:rPr>
                <w:rFonts w:eastAsia="Times New Roman"/>
                <w:color w:val="000000"/>
                <w:sz w:val="24"/>
                <w:szCs w:val="24"/>
              </w:rPr>
            </w:pPr>
            <w:r>
              <w:rPr>
                <w:rFonts w:eastAsia="Times New Roman"/>
                <w:color w:val="000000"/>
                <w:sz w:val="24"/>
                <w:szCs w:val="24"/>
              </w:rPr>
              <w:t>N</w:t>
            </w:r>
            <w:r w:rsidRPr="00E47ADC">
              <w:rPr>
                <w:rFonts w:eastAsia="Times New Roman"/>
                <w:color w:val="000000"/>
                <w:sz w:val="24"/>
                <w:szCs w:val="24"/>
              </w:rPr>
              <w:t xml:space="preserve">eah </w:t>
            </w:r>
            <w:r>
              <w:rPr>
                <w:rFonts w:eastAsia="Times New Roman"/>
                <w:color w:val="000000"/>
                <w:sz w:val="24"/>
                <w:szCs w:val="24"/>
              </w:rPr>
              <w:t>B</w:t>
            </w:r>
            <w:r w:rsidRPr="00E47ADC">
              <w:rPr>
                <w:rFonts w:eastAsia="Times New Roman"/>
                <w:color w:val="000000"/>
                <w:sz w:val="24"/>
                <w:szCs w:val="24"/>
              </w:rPr>
              <w:t>ay</w:t>
            </w:r>
          </w:p>
        </w:tc>
      </w:tr>
      <w:tr w:rsidR="00B01B28" w:rsidRPr="00E47ADC" w14:paraId="3C182A4E" w14:textId="77777777" w:rsidTr="00B01B28">
        <w:trPr>
          <w:trHeight w:val="320"/>
        </w:trPr>
        <w:tc>
          <w:tcPr>
            <w:tcW w:w="1440" w:type="dxa"/>
            <w:shd w:val="clear" w:color="auto" w:fill="auto"/>
            <w:noWrap/>
            <w:vAlign w:val="bottom"/>
            <w:hideMark/>
          </w:tcPr>
          <w:p w14:paraId="6F446E89"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NPS</w:t>
            </w:r>
          </w:p>
        </w:tc>
        <w:tc>
          <w:tcPr>
            <w:tcW w:w="1160" w:type="dxa"/>
            <w:shd w:val="clear" w:color="auto" w:fill="auto"/>
            <w:noWrap/>
            <w:vAlign w:val="bottom"/>
            <w:hideMark/>
          </w:tcPr>
          <w:p w14:paraId="2F516D7D"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FRI</w:t>
            </w:r>
          </w:p>
        </w:tc>
        <w:tc>
          <w:tcPr>
            <w:tcW w:w="6760" w:type="dxa"/>
            <w:shd w:val="clear" w:color="auto" w:fill="auto"/>
            <w:noWrap/>
            <w:vAlign w:val="bottom"/>
            <w:hideMark/>
          </w:tcPr>
          <w:p w14:paraId="61E227A7" w14:textId="77777777" w:rsidR="00B01B28" w:rsidRPr="00E47ADC" w:rsidRDefault="00B01B28" w:rsidP="00B01B28">
            <w:pPr>
              <w:rPr>
                <w:rFonts w:eastAsia="Times New Roman"/>
                <w:color w:val="000000"/>
                <w:sz w:val="24"/>
                <w:szCs w:val="24"/>
              </w:rPr>
            </w:pPr>
            <w:r>
              <w:rPr>
                <w:rFonts w:eastAsia="Times New Roman"/>
                <w:color w:val="000000"/>
                <w:sz w:val="24"/>
                <w:szCs w:val="24"/>
              </w:rPr>
              <w:t>F</w:t>
            </w:r>
            <w:r w:rsidRPr="00E47ADC">
              <w:rPr>
                <w:rFonts w:eastAsia="Times New Roman"/>
                <w:color w:val="000000"/>
                <w:sz w:val="24"/>
                <w:szCs w:val="24"/>
              </w:rPr>
              <w:t xml:space="preserve">riday </w:t>
            </w:r>
            <w:r>
              <w:rPr>
                <w:rFonts w:eastAsia="Times New Roman"/>
                <w:color w:val="000000"/>
                <w:sz w:val="24"/>
                <w:szCs w:val="24"/>
              </w:rPr>
              <w:t>H</w:t>
            </w:r>
            <w:r w:rsidRPr="00E47ADC">
              <w:rPr>
                <w:rFonts w:eastAsia="Times New Roman"/>
                <w:color w:val="000000"/>
                <w:sz w:val="24"/>
                <w:szCs w:val="24"/>
              </w:rPr>
              <w:t>arbor</w:t>
            </w:r>
          </w:p>
        </w:tc>
      </w:tr>
      <w:tr w:rsidR="00B01B28" w:rsidRPr="00E47ADC" w14:paraId="6210C690" w14:textId="77777777" w:rsidTr="00B01B28">
        <w:trPr>
          <w:trHeight w:val="320"/>
        </w:trPr>
        <w:tc>
          <w:tcPr>
            <w:tcW w:w="1440" w:type="dxa"/>
            <w:shd w:val="clear" w:color="auto" w:fill="auto"/>
            <w:noWrap/>
            <w:vAlign w:val="bottom"/>
            <w:hideMark/>
          </w:tcPr>
          <w:p w14:paraId="061BB6C0"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NPS</w:t>
            </w:r>
          </w:p>
        </w:tc>
        <w:tc>
          <w:tcPr>
            <w:tcW w:w="1160" w:type="dxa"/>
            <w:shd w:val="clear" w:color="auto" w:fill="auto"/>
            <w:noWrap/>
            <w:vAlign w:val="bottom"/>
            <w:hideMark/>
          </w:tcPr>
          <w:p w14:paraId="703E910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BLN</w:t>
            </w:r>
          </w:p>
        </w:tc>
        <w:tc>
          <w:tcPr>
            <w:tcW w:w="6760" w:type="dxa"/>
            <w:shd w:val="clear" w:color="auto" w:fill="auto"/>
            <w:noWrap/>
            <w:vAlign w:val="bottom"/>
            <w:hideMark/>
          </w:tcPr>
          <w:p w14:paraId="2B4DC87A" w14:textId="77777777" w:rsidR="00B01B28" w:rsidRPr="00E47ADC" w:rsidRDefault="00B01B28" w:rsidP="00B01B28">
            <w:pPr>
              <w:rPr>
                <w:rFonts w:eastAsia="Times New Roman"/>
                <w:color w:val="000000"/>
                <w:sz w:val="24"/>
                <w:szCs w:val="24"/>
              </w:rPr>
            </w:pPr>
            <w:r>
              <w:rPr>
                <w:rFonts w:eastAsia="Times New Roman"/>
                <w:color w:val="000000"/>
                <w:sz w:val="24"/>
                <w:szCs w:val="24"/>
              </w:rPr>
              <w:t>B</w:t>
            </w:r>
            <w:r w:rsidRPr="00E47ADC">
              <w:rPr>
                <w:rFonts w:eastAsia="Times New Roman"/>
                <w:color w:val="000000"/>
                <w:sz w:val="24"/>
                <w:szCs w:val="24"/>
              </w:rPr>
              <w:t>laine</w:t>
            </w:r>
          </w:p>
        </w:tc>
      </w:tr>
      <w:tr w:rsidR="00B01B28" w:rsidRPr="00E47ADC" w14:paraId="64D77775" w14:textId="77777777" w:rsidTr="00B01B28">
        <w:trPr>
          <w:trHeight w:val="320"/>
        </w:trPr>
        <w:tc>
          <w:tcPr>
            <w:tcW w:w="1440" w:type="dxa"/>
            <w:shd w:val="clear" w:color="auto" w:fill="auto"/>
            <w:noWrap/>
            <w:vAlign w:val="bottom"/>
            <w:hideMark/>
          </w:tcPr>
          <w:p w14:paraId="389E5EC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NPS</w:t>
            </w:r>
          </w:p>
        </w:tc>
        <w:tc>
          <w:tcPr>
            <w:tcW w:w="1160" w:type="dxa"/>
            <w:shd w:val="clear" w:color="auto" w:fill="auto"/>
            <w:noWrap/>
            <w:vAlign w:val="bottom"/>
            <w:hideMark/>
          </w:tcPr>
          <w:p w14:paraId="2EA6B15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ONP</w:t>
            </w:r>
          </w:p>
        </w:tc>
        <w:tc>
          <w:tcPr>
            <w:tcW w:w="6760" w:type="dxa"/>
            <w:shd w:val="clear" w:color="auto" w:fill="auto"/>
            <w:noWrap/>
            <w:vAlign w:val="bottom"/>
            <w:hideMark/>
          </w:tcPr>
          <w:p w14:paraId="4BED2CA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 xml:space="preserve">other north </w:t>
            </w:r>
            <w:r>
              <w:rPr>
                <w:rFonts w:eastAsia="Times New Roman"/>
                <w:color w:val="000000"/>
                <w:sz w:val="24"/>
                <w:szCs w:val="24"/>
              </w:rPr>
              <w:t>P</w:t>
            </w:r>
            <w:r w:rsidRPr="00E47ADC">
              <w:rPr>
                <w:rFonts w:eastAsia="Times New Roman"/>
                <w:color w:val="000000"/>
                <w:sz w:val="24"/>
                <w:szCs w:val="24"/>
              </w:rPr>
              <w:t xml:space="preserve">uget </w:t>
            </w:r>
            <w:r>
              <w:rPr>
                <w:rFonts w:eastAsia="Times New Roman"/>
                <w:color w:val="000000"/>
                <w:sz w:val="24"/>
                <w:szCs w:val="24"/>
              </w:rPr>
              <w:t>S</w:t>
            </w:r>
            <w:r w:rsidRPr="00E47ADC">
              <w:rPr>
                <w:rFonts w:eastAsia="Times New Roman"/>
                <w:color w:val="000000"/>
                <w:sz w:val="24"/>
                <w:szCs w:val="24"/>
              </w:rPr>
              <w:t>ound ports</w:t>
            </w:r>
          </w:p>
        </w:tc>
      </w:tr>
      <w:tr w:rsidR="00B01B28" w:rsidRPr="00E47ADC" w14:paraId="730269EA" w14:textId="77777777" w:rsidTr="00B01B28">
        <w:trPr>
          <w:trHeight w:val="320"/>
        </w:trPr>
        <w:tc>
          <w:tcPr>
            <w:tcW w:w="1440" w:type="dxa"/>
            <w:shd w:val="clear" w:color="auto" w:fill="auto"/>
            <w:noWrap/>
            <w:vAlign w:val="bottom"/>
            <w:hideMark/>
          </w:tcPr>
          <w:p w14:paraId="390EAD7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SBA</w:t>
            </w:r>
          </w:p>
        </w:tc>
        <w:tc>
          <w:tcPr>
            <w:tcW w:w="1160" w:type="dxa"/>
            <w:shd w:val="clear" w:color="auto" w:fill="auto"/>
            <w:noWrap/>
            <w:vAlign w:val="bottom"/>
            <w:hideMark/>
          </w:tcPr>
          <w:p w14:paraId="03210ED7"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SB</w:t>
            </w:r>
          </w:p>
        </w:tc>
        <w:tc>
          <w:tcPr>
            <w:tcW w:w="6760" w:type="dxa"/>
            <w:shd w:val="clear" w:color="auto" w:fill="auto"/>
            <w:noWrap/>
            <w:vAlign w:val="bottom"/>
            <w:hideMark/>
          </w:tcPr>
          <w:p w14:paraId="2642FD76" w14:textId="77777777" w:rsidR="00B01B28" w:rsidRPr="00E47ADC" w:rsidRDefault="00B01B28" w:rsidP="00B01B28">
            <w:pPr>
              <w:rPr>
                <w:rFonts w:eastAsia="Times New Roman"/>
                <w:color w:val="000000"/>
                <w:sz w:val="24"/>
                <w:szCs w:val="24"/>
              </w:rPr>
            </w:pPr>
            <w:r>
              <w:rPr>
                <w:rFonts w:eastAsia="Times New Roman"/>
                <w:color w:val="000000"/>
                <w:sz w:val="24"/>
                <w:szCs w:val="24"/>
              </w:rPr>
              <w:t>S</w:t>
            </w:r>
            <w:r w:rsidRPr="00E47ADC">
              <w:rPr>
                <w:rFonts w:eastAsia="Times New Roman"/>
                <w:color w:val="000000"/>
                <w:sz w:val="24"/>
                <w:szCs w:val="24"/>
              </w:rPr>
              <w:t xml:space="preserve">anta </w:t>
            </w:r>
            <w:r>
              <w:rPr>
                <w:rFonts w:eastAsia="Times New Roman"/>
                <w:color w:val="000000"/>
                <w:sz w:val="24"/>
                <w:szCs w:val="24"/>
              </w:rPr>
              <w:t>B</w:t>
            </w:r>
            <w:r w:rsidRPr="00E47ADC">
              <w:rPr>
                <w:rFonts w:eastAsia="Times New Roman"/>
                <w:color w:val="000000"/>
                <w:sz w:val="24"/>
                <w:szCs w:val="24"/>
              </w:rPr>
              <w:t>arbara</w:t>
            </w:r>
          </w:p>
        </w:tc>
      </w:tr>
      <w:tr w:rsidR="00B01B28" w:rsidRPr="00E47ADC" w14:paraId="3BA6103B" w14:textId="77777777" w:rsidTr="00B01B28">
        <w:trPr>
          <w:trHeight w:val="320"/>
        </w:trPr>
        <w:tc>
          <w:tcPr>
            <w:tcW w:w="1440" w:type="dxa"/>
            <w:shd w:val="clear" w:color="auto" w:fill="auto"/>
            <w:noWrap/>
            <w:vAlign w:val="bottom"/>
            <w:hideMark/>
          </w:tcPr>
          <w:p w14:paraId="3EA622E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SBA</w:t>
            </w:r>
          </w:p>
        </w:tc>
        <w:tc>
          <w:tcPr>
            <w:tcW w:w="1160" w:type="dxa"/>
            <w:shd w:val="clear" w:color="auto" w:fill="auto"/>
            <w:noWrap/>
            <w:vAlign w:val="bottom"/>
            <w:hideMark/>
          </w:tcPr>
          <w:p w14:paraId="0694E8B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HNM</w:t>
            </w:r>
          </w:p>
        </w:tc>
        <w:tc>
          <w:tcPr>
            <w:tcW w:w="6760" w:type="dxa"/>
            <w:shd w:val="clear" w:color="auto" w:fill="auto"/>
            <w:noWrap/>
            <w:vAlign w:val="bottom"/>
            <w:hideMark/>
          </w:tcPr>
          <w:p w14:paraId="19B1235B" w14:textId="77777777" w:rsidR="00B01B28" w:rsidRPr="00E47ADC" w:rsidRDefault="00B01B28" w:rsidP="00B01B28">
            <w:pPr>
              <w:rPr>
                <w:rFonts w:eastAsia="Times New Roman"/>
                <w:color w:val="000000"/>
                <w:sz w:val="24"/>
                <w:szCs w:val="24"/>
              </w:rPr>
            </w:pPr>
            <w:r>
              <w:rPr>
                <w:rFonts w:eastAsia="Times New Roman"/>
                <w:color w:val="000000"/>
                <w:sz w:val="24"/>
                <w:szCs w:val="24"/>
              </w:rPr>
              <w:t>P</w:t>
            </w:r>
            <w:r w:rsidRPr="00E47ADC">
              <w:rPr>
                <w:rFonts w:eastAsia="Times New Roman"/>
                <w:color w:val="000000"/>
                <w:sz w:val="24"/>
                <w:szCs w:val="24"/>
              </w:rPr>
              <w:t xml:space="preserve">ort </w:t>
            </w:r>
            <w:r>
              <w:rPr>
                <w:rFonts w:eastAsia="Times New Roman"/>
                <w:color w:val="000000"/>
                <w:sz w:val="24"/>
                <w:szCs w:val="24"/>
              </w:rPr>
              <w:t>H</w:t>
            </w:r>
            <w:r w:rsidRPr="00E47ADC">
              <w:rPr>
                <w:rFonts w:eastAsia="Times New Roman"/>
                <w:color w:val="000000"/>
                <w:sz w:val="24"/>
                <w:szCs w:val="24"/>
              </w:rPr>
              <w:t>ueneme</w:t>
            </w:r>
          </w:p>
        </w:tc>
      </w:tr>
      <w:tr w:rsidR="00B01B28" w:rsidRPr="00E47ADC" w14:paraId="5E98A3B3" w14:textId="77777777" w:rsidTr="00B01B28">
        <w:trPr>
          <w:trHeight w:val="320"/>
        </w:trPr>
        <w:tc>
          <w:tcPr>
            <w:tcW w:w="1440" w:type="dxa"/>
            <w:shd w:val="clear" w:color="auto" w:fill="auto"/>
            <w:noWrap/>
            <w:vAlign w:val="bottom"/>
            <w:hideMark/>
          </w:tcPr>
          <w:p w14:paraId="6CC98DC9"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SBA</w:t>
            </w:r>
          </w:p>
        </w:tc>
        <w:tc>
          <w:tcPr>
            <w:tcW w:w="1160" w:type="dxa"/>
            <w:shd w:val="clear" w:color="auto" w:fill="auto"/>
            <w:noWrap/>
            <w:vAlign w:val="bottom"/>
            <w:hideMark/>
          </w:tcPr>
          <w:p w14:paraId="0B513682"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OBV</w:t>
            </w:r>
          </w:p>
        </w:tc>
        <w:tc>
          <w:tcPr>
            <w:tcW w:w="6760" w:type="dxa"/>
            <w:shd w:val="clear" w:color="auto" w:fill="auto"/>
            <w:noWrap/>
            <w:vAlign w:val="bottom"/>
            <w:hideMark/>
          </w:tcPr>
          <w:p w14:paraId="45A4CEA7"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 xml:space="preserve">other </w:t>
            </w:r>
            <w:r>
              <w:rPr>
                <w:rFonts w:eastAsia="Times New Roman"/>
                <w:color w:val="000000"/>
                <w:sz w:val="24"/>
                <w:szCs w:val="24"/>
              </w:rPr>
              <w:t>S</w:t>
            </w:r>
            <w:r w:rsidRPr="00E47ADC">
              <w:rPr>
                <w:rFonts w:eastAsia="Times New Roman"/>
                <w:color w:val="000000"/>
                <w:sz w:val="24"/>
                <w:szCs w:val="24"/>
              </w:rPr>
              <w:t xml:space="preserve">anta </w:t>
            </w:r>
            <w:r>
              <w:rPr>
                <w:rFonts w:eastAsia="Times New Roman"/>
                <w:color w:val="000000"/>
                <w:sz w:val="24"/>
                <w:szCs w:val="24"/>
              </w:rPr>
              <w:t>B</w:t>
            </w:r>
            <w:r w:rsidRPr="00E47ADC">
              <w:rPr>
                <w:rFonts w:eastAsia="Times New Roman"/>
                <w:color w:val="000000"/>
                <w:sz w:val="24"/>
                <w:szCs w:val="24"/>
              </w:rPr>
              <w:t xml:space="preserve">arbara and </w:t>
            </w:r>
            <w:r>
              <w:rPr>
                <w:rFonts w:eastAsia="Times New Roman"/>
                <w:color w:val="000000"/>
                <w:sz w:val="24"/>
                <w:szCs w:val="24"/>
              </w:rPr>
              <w:t>V</w:t>
            </w:r>
            <w:r w:rsidRPr="00E47ADC">
              <w:rPr>
                <w:rFonts w:eastAsia="Times New Roman"/>
                <w:color w:val="000000"/>
                <w:sz w:val="24"/>
                <w:szCs w:val="24"/>
              </w:rPr>
              <w:t>entura county ports</w:t>
            </w:r>
          </w:p>
        </w:tc>
      </w:tr>
      <w:tr w:rsidR="00B01B28" w:rsidRPr="00E47ADC" w14:paraId="0DFC734B" w14:textId="77777777" w:rsidTr="00B01B28">
        <w:trPr>
          <w:trHeight w:val="320"/>
        </w:trPr>
        <w:tc>
          <w:tcPr>
            <w:tcW w:w="1440" w:type="dxa"/>
            <w:shd w:val="clear" w:color="auto" w:fill="auto"/>
            <w:noWrap/>
            <w:vAlign w:val="bottom"/>
            <w:hideMark/>
          </w:tcPr>
          <w:p w14:paraId="20CCEB5D"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SBA</w:t>
            </w:r>
          </w:p>
        </w:tc>
        <w:tc>
          <w:tcPr>
            <w:tcW w:w="1160" w:type="dxa"/>
            <w:shd w:val="clear" w:color="auto" w:fill="auto"/>
            <w:noWrap/>
            <w:vAlign w:val="bottom"/>
            <w:hideMark/>
          </w:tcPr>
          <w:p w14:paraId="706E0063"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OXN</w:t>
            </w:r>
          </w:p>
        </w:tc>
        <w:tc>
          <w:tcPr>
            <w:tcW w:w="6760" w:type="dxa"/>
            <w:shd w:val="clear" w:color="auto" w:fill="auto"/>
            <w:noWrap/>
            <w:vAlign w:val="bottom"/>
            <w:hideMark/>
          </w:tcPr>
          <w:p w14:paraId="4711B93F" w14:textId="77777777" w:rsidR="00B01B28" w:rsidRPr="00E47ADC" w:rsidRDefault="00B01B28" w:rsidP="00B01B28">
            <w:pPr>
              <w:rPr>
                <w:rFonts w:eastAsia="Times New Roman"/>
                <w:color w:val="000000"/>
                <w:sz w:val="24"/>
                <w:szCs w:val="24"/>
              </w:rPr>
            </w:pPr>
            <w:r>
              <w:rPr>
                <w:rFonts w:eastAsia="Times New Roman"/>
                <w:color w:val="000000"/>
                <w:sz w:val="24"/>
                <w:szCs w:val="24"/>
              </w:rPr>
              <w:t>O</w:t>
            </w:r>
            <w:r w:rsidRPr="00E47ADC">
              <w:rPr>
                <w:rFonts w:eastAsia="Times New Roman"/>
                <w:color w:val="000000"/>
                <w:sz w:val="24"/>
                <w:szCs w:val="24"/>
              </w:rPr>
              <w:t>xnard</w:t>
            </w:r>
          </w:p>
        </w:tc>
      </w:tr>
      <w:tr w:rsidR="00B01B28" w:rsidRPr="00E47ADC" w14:paraId="1AD0C44C" w14:textId="77777777" w:rsidTr="00B01B28">
        <w:trPr>
          <w:trHeight w:val="320"/>
        </w:trPr>
        <w:tc>
          <w:tcPr>
            <w:tcW w:w="1440" w:type="dxa"/>
            <w:shd w:val="clear" w:color="auto" w:fill="auto"/>
            <w:noWrap/>
            <w:vAlign w:val="bottom"/>
            <w:hideMark/>
          </w:tcPr>
          <w:p w14:paraId="28DFA9B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SBA</w:t>
            </w:r>
          </w:p>
        </w:tc>
        <w:tc>
          <w:tcPr>
            <w:tcW w:w="1160" w:type="dxa"/>
            <w:shd w:val="clear" w:color="auto" w:fill="auto"/>
            <w:noWrap/>
            <w:vAlign w:val="bottom"/>
            <w:hideMark/>
          </w:tcPr>
          <w:p w14:paraId="277E7E1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VEN</w:t>
            </w:r>
          </w:p>
        </w:tc>
        <w:tc>
          <w:tcPr>
            <w:tcW w:w="6760" w:type="dxa"/>
            <w:shd w:val="clear" w:color="auto" w:fill="auto"/>
            <w:noWrap/>
            <w:vAlign w:val="bottom"/>
            <w:hideMark/>
          </w:tcPr>
          <w:p w14:paraId="3AB70893" w14:textId="77777777" w:rsidR="00B01B28" w:rsidRPr="00E47ADC" w:rsidRDefault="00B01B28" w:rsidP="00B01B28">
            <w:pPr>
              <w:rPr>
                <w:rFonts w:eastAsia="Times New Roman"/>
                <w:color w:val="000000"/>
                <w:sz w:val="24"/>
                <w:szCs w:val="24"/>
              </w:rPr>
            </w:pPr>
            <w:r>
              <w:rPr>
                <w:rFonts w:eastAsia="Times New Roman"/>
                <w:color w:val="000000"/>
                <w:sz w:val="24"/>
                <w:szCs w:val="24"/>
              </w:rPr>
              <w:t>V</w:t>
            </w:r>
            <w:r w:rsidRPr="00E47ADC">
              <w:rPr>
                <w:rFonts w:eastAsia="Times New Roman"/>
                <w:color w:val="000000"/>
                <w:sz w:val="24"/>
                <w:szCs w:val="24"/>
              </w:rPr>
              <w:t>entura</w:t>
            </w:r>
          </w:p>
        </w:tc>
      </w:tr>
      <w:tr w:rsidR="00B01B28" w:rsidRPr="00E47ADC" w14:paraId="6709061C" w14:textId="77777777" w:rsidTr="00B01B28">
        <w:trPr>
          <w:trHeight w:val="320"/>
        </w:trPr>
        <w:tc>
          <w:tcPr>
            <w:tcW w:w="1440" w:type="dxa"/>
            <w:shd w:val="clear" w:color="auto" w:fill="auto"/>
            <w:noWrap/>
            <w:vAlign w:val="bottom"/>
            <w:hideMark/>
          </w:tcPr>
          <w:p w14:paraId="560769B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SDA</w:t>
            </w:r>
          </w:p>
        </w:tc>
        <w:tc>
          <w:tcPr>
            <w:tcW w:w="1160" w:type="dxa"/>
            <w:shd w:val="clear" w:color="auto" w:fill="auto"/>
            <w:noWrap/>
            <w:vAlign w:val="bottom"/>
            <w:hideMark/>
          </w:tcPr>
          <w:p w14:paraId="757007C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OCN</w:t>
            </w:r>
          </w:p>
        </w:tc>
        <w:tc>
          <w:tcPr>
            <w:tcW w:w="6760" w:type="dxa"/>
            <w:shd w:val="clear" w:color="auto" w:fill="auto"/>
            <w:noWrap/>
            <w:vAlign w:val="bottom"/>
            <w:hideMark/>
          </w:tcPr>
          <w:p w14:paraId="65E6EC6D" w14:textId="77777777" w:rsidR="00B01B28" w:rsidRPr="00E47ADC" w:rsidRDefault="00B01B28" w:rsidP="00B01B28">
            <w:pPr>
              <w:rPr>
                <w:rFonts w:eastAsia="Times New Roman"/>
                <w:color w:val="000000"/>
                <w:sz w:val="24"/>
                <w:szCs w:val="24"/>
              </w:rPr>
            </w:pPr>
            <w:r>
              <w:rPr>
                <w:rFonts w:eastAsia="Times New Roman"/>
                <w:color w:val="000000"/>
                <w:sz w:val="24"/>
                <w:szCs w:val="24"/>
              </w:rPr>
              <w:t>O</w:t>
            </w:r>
            <w:r w:rsidRPr="00E47ADC">
              <w:rPr>
                <w:rFonts w:eastAsia="Times New Roman"/>
                <w:color w:val="000000"/>
                <w:sz w:val="24"/>
                <w:szCs w:val="24"/>
              </w:rPr>
              <w:t>ceanside</w:t>
            </w:r>
          </w:p>
        </w:tc>
      </w:tr>
      <w:tr w:rsidR="00B01B28" w:rsidRPr="00E47ADC" w14:paraId="33021480" w14:textId="77777777" w:rsidTr="00B01B28">
        <w:trPr>
          <w:trHeight w:val="320"/>
        </w:trPr>
        <w:tc>
          <w:tcPr>
            <w:tcW w:w="1440" w:type="dxa"/>
            <w:shd w:val="clear" w:color="auto" w:fill="auto"/>
            <w:noWrap/>
            <w:vAlign w:val="bottom"/>
            <w:hideMark/>
          </w:tcPr>
          <w:p w14:paraId="603C4B5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SDA</w:t>
            </w:r>
          </w:p>
        </w:tc>
        <w:tc>
          <w:tcPr>
            <w:tcW w:w="1160" w:type="dxa"/>
            <w:shd w:val="clear" w:color="auto" w:fill="auto"/>
            <w:noWrap/>
            <w:vAlign w:val="bottom"/>
            <w:hideMark/>
          </w:tcPr>
          <w:p w14:paraId="042258E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SD</w:t>
            </w:r>
          </w:p>
        </w:tc>
        <w:tc>
          <w:tcPr>
            <w:tcW w:w="6760" w:type="dxa"/>
            <w:shd w:val="clear" w:color="auto" w:fill="auto"/>
            <w:noWrap/>
            <w:vAlign w:val="bottom"/>
            <w:hideMark/>
          </w:tcPr>
          <w:p w14:paraId="34B8DCF9" w14:textId="77777777" w:rsidR="00B01B28" w:rsidRPr="00E47ADC" w:rsidRDefault="00B01B28" w:rsidP="00B01B28">
            <w:pPr>
              <w:rPr>
                <w:rFonts w:eastAsia="Times New Roman"/>
                <w:color w:val="000000"/>
                <w:sz w:val="24"/>
                <w:szCs w:val="24"/>
              </w:rPr>
            </w:pPr>
            <w:r>
              <w:rPr>
                <w:rFonts w:eastAsia="Times New Roman"/>
                <w:color w:val="000000"/>
                <w:sz w:val="24"/>
                <w:szCs w:val="24"/>
              </w:rPr>
              <w:t>S</w:t>
            </w:r>
            <w:r w:rsidRPr="00E47ADC">
              <w:rPr>
                <w:rFonts w:eastAsia="Times New Roman"/>
                <w:color w:val="000000"/>
                <w:sz w:val="24"/>
                <w:szCs w:val="24"/>
              </w:rPr>
              <w:t xml:space="preserve">an </w:t>
            </w:r>
            <w:r>
              <w:rPr>
                <w:rFonts w:eastAsia="Times New Roman"/>
                <w:color w:val="000000"/>
                <w:sz w:val="24"/>
                <w:szCs w:val="24"/>
              </w:rPr>
              <w:t>D</w:t>
            </w:r>
            <w:r w:rsidRPr="00E47ADC">
              <w:rPr>
                <w:rFonts w:eastAsia="Times New Roman"/>
                <w:color w:val="000000"/>
                <w:sz w:val="24"/>
                <w:szCs w:val="24"/>
              </w:rPr>
              <w:t>iego</w:t>
            </w:r>
          </w:p>
        </w:tc>
      </w:tr>
      <w:tr w:rsidR="00B01B28" w:rsidRPr="00E47ADC" w14:paraId="0C6FC5C3" w14:textId="77777777" w:rsidTr="00B01B28">
        <w:trPr>
          <w:trHeight w:val="320"/>
        </w:trPr>
        <w:tc>
          <w:tcPr>
            <w:tcW w:w="1440" w:type="dxa"/>
            <w:shd w:val="clear" w:color="auto" w:fill="auto"/>
            <w:noWrap/>
            <w:vAlign w:val="bottom"/>
            <w:hideMark/>
          </w:tcPr>
          <w:p w14:paraId="71D93662"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SDA</w:t>
            </w:r>
          </w:p>
        </w:tc>
        <w:tc>
          <w:tcPr>
            <w:tcW w:w="1160" w:type="dxa"/>
            <w:shd w:val="clear" w:color="auto" w:fill="auto"/>
            <w:noWrap/>
            <w:vAlign w:val="bottom"/>
            <w:hideMark/>
          </w:tcPr>
          <w:p w14:paraId="35083D2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OSD</w:t>
            </w:r>
          </w:p>
        </w:tc>
        <w:tc>
          <w:tcPr>
            <w:tcW w:w="6760" w:type="dxa"/>
            <w:shd w:val="clear" w:color="auto" w:fill="auto"/>
            <w:noWrap/>
            <w:vAlign w:val="bottom"/>
            <w:hideMark/>
          </w:tcPr>
          <w:p w14:paraId="181F864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 xml:space="preserve">other </w:t>
            </w:r>
            <w:r>
              <w:rPr>
                <w:rFonts w:eastAsia="Times New Roman"/>
                <w:color w:val="000000"/>
                <w:sz w:val="24"/>
                <w:szCs w:val="24"/>
              </w:rPr>
              <w:t>S</w:t>
            </w:r>
            <w:r w:rsidRPr="00E47ADC">
              <w:rPr>
                <w:rFonts w:eastAsia="Times New Roman"/>
                <w:color w:val="000000"/>
                <w:sz w:val="24"/>
                <w:szCs w:val="24"/>
              </w:rPr>
              <w:t xml:space="preserve">an </w:t>
            </w:r>
            <w:r>
              <w:rPr>
                <w:rFonts w:eastAsia="Times New Roman"/>
                <w:color w:val="000000"/>
                <w:sz w:val="24"/>
                <w:szCs w:val="24"/>
              </w:rPr>
              <w:t>D</w:t>
            </w:r>
            <w:r w:rsidRPr="00E47ADC">
              <w:rPr>
                <w:rFonts w:eastAsia="Times New Roman"/>
                <w:color w:val="000000"/>
                <w:sz w:val="24"/>
                <w:szCs w:val="24"/>
              </w:rPr>
              <w:t>iego county ports</w:t>
            </w:r>
          </w:p>
        </w:tc>
      </w:tr>
      <w:tr w:rsidR="00B01B28" w:rsidRPr="00E47ADC" w14:paraId="3947A20E" w14:textId="77777777" w:rsidTr="00B01B28">
        <w:trPr>
          <w:trHeight w:val="320"/>
        </w:trPr>
        <w:tc>
          <w:tcPr>
            <w:tcW w:w="1440" w:type="dxa"/>
            <w:shd w:val="clear" w:color="auto" w:fill="auto"/>
            <w:noWrap/>
            <w:vAlign w:val="bottom"/>
            <w:hideMark/>
          </w:tcPr>
          <w:p w14:paraId="37028D80"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SFA</w:t>
            </w:r>
          </w:p>
        </w:tc>
        <w:tc>
          <w:tcPr>
            <w:tcW w:w="1160" w:type="dxa"/>
            <w:shd w:val="clear" w:color="auto" w:fill="auto"/>
            <w:noWrap/>
            <w:vAlign w:val="bottom"/>
            <w:hideMark/>
          </w:tcPr>
          <w:p w14:paraId="77FB4229"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PRN</w:t>
            </w:r>
          </w:p>
        </w:tc>
        <w:tc>
          <w:tcPr>
            <w:tcW w:w="6760" w:type="dxa"/>
            <w:shd w:val="clear" w:color="auto" w:fill="auto"/>
            <w:noWrap/>
            <w:vAlign w:val="bottom"/>
            <w:hideMark/>
          </w:tcPr>
          <w:p w14:paraId="7D2616DA" w14:textId="77777777" w:rsidR="00B01B28" w:rsidRPr="00E47ADC" w:rsidRDefault="00B01B28" w:rsidP="00B01B28">
            <w:pPr>
              <w:rPr>
                <w:rFonts w:eastAsia="Times New Roman"/>
                <w:color w:val="000000"/>
                <w:sz w:val="24"/>
                <w:szCs w:val="24"/>
              </w:rPr>
            </w:pPr>
            <w:r>
              <w:rPr>
                <w:rFonts w:eastAsia="Times New Roman"/>
                <w:color w:val="000000"/>
                <w:sz w:val="24"/>
                <w:szCs w:val="24"/>
              </w:rPr>
              <w:t>P</w:t>
            </w:r>
            <w:r w:rsidRPr="00E47ADC">
              <w:rPr>
                <w:rFonts w:eastAsia="Times New Roman"/>
                <w:color w:val="000000"/>
                <w:sz w:val="24"/>
                <w:szCs w:val="24"/>
              </w:rPr>
              <w:t xml:space="preserve">rinceton / </w:t>
            </w:r>
            <w:r>
              <w:rPr>
                <w:rFonts w:eastAsia="Times New Roman"/>
                <w:color w:val="000000"/>
                <w:sz w:val="24"/>
                <w:szCs w:val="24"/>
              </w:rPr>
              <w:t>H</w:t>
            </w:r>
            <w:r w:rsidRPr="00E47ADC">
              <w:rPr>
                <w:rFonts w:eastAsia="Times New Roman"/>
                <w:color w:val="000000"/>
                <w:sz w:val="24"/>
                <w:szCs w:val="24"/>
              </w:rPr>
              <w:t xml:space="preserve">alf </w:t>
            </w:r>
            <w:r>
              <w:rPr>
                <w:rFonts w:eastAsia="Times New Roman"/>
                <w:color w:val="000000"/>
                <w:sz w:val="24"/>
                <w:szCs w:val="24"/>
              </w:rPr>
              <w:t>M</w:t>
            </w:r>
            <w:r w:rsidRPr="00E47ADC">
              <w:rPr>
                <w:rFonts w:eastAsia="Times New Roman"/>
                <w:color w:val="000000"/>
                <w:sz w:val="24"/>
                <w:szCs w:val="24"/>
              </w:rPr>
              <w:t xml:space="preserve">oon </w:t>
            </w:r>
            <w:r>
              <w:rPr>
                <w:rFonts w:eastAsia="Times New Roman"/>
                <w:color w:val="000000"/>
                <w:sz w:val="24"/>
                <w:szCs w:val="24"/>
              </w:rPr>
              <w:t>B</w:t>
            </w:r>
            <w:r w:rsidRPr="00E47ADC">
              <w:rPr>
                <w:rFonts w:eastAsia="Times New Roman"/>
                <w:color w:val="000000"/>
                <w:sz w:val="24"/>
                <w:szCs w:val="24"/>
              </w:rPr>
              <w:t>ay</w:t>
            </w:r>
          </w:p>
        </w:tc>
      </w:tr>
      <w:tr w:rsidR="00B01B28" w:rsidRPr="00E47ADC" w14:paraId="22778304" w14:textId="77777777" w:rsidTr="00B01B28">
        <w:trPr>
          <w:trHeight w:val="320"/>
        </w:trPr>
        <w:tc>
          <w:tcPr>
            <w:tcW w:w="1440" w:type="dxa"/>
            <w:shd w:val="clear" w:color="auto" w:fill="auto"/>
            <w:noWrap/>
            <w:vAlign w:val="bottom"/>
            <w:hideMark/>
          </w:tcPr>
          <w:p w14:paraId="0C20CC7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SFA</w:t>
            </w:r>
          </w:p>
        </w:tc>
        <w:tc>
          <w:tcPr>
            <w:tcW w:w="1160" w:type="dxa"/>
            <w:shd w:val="clear" w:color="auto" w:fill="auto"/>
            <w:noWrap/>
            <w:vAlign w:val="bottom"/>
            <w:hideMark/>
          </w:tcPr>
          <w:p w14:paraId="6151328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SF</w:t>
            </w:r>
          </w:p>
        </w:tc>
        <w:tc>
          <w:tcPr>
            <w:tcW w:w="6760" w:type="dxa"/>
            <w:shd w:val="clear" w:color="auto" w:fill="auto"/>
            <w:noWrap/>
            <w:vAlign w:val="bottom"/>
            <w:hideMark/>
          </w:tcPr>
          <w:p w14:paraId="030CF09E" w14:textId="77777777" w:rsidR="00B01B28" w:rsidRPr="00E47ADC" w:rsidRDefault="00B01B28" w:rsidP="00B01B28">
            <w:pPr>
              <w:rPr>
                <w:rFonts w:eastAsia="Times New Roman"/>
                <w:color w:val="000000"/>
                <w:sz w:val="24"/>
                <w:szCs w:val="24"/>
              </w:rPr>
            </w:pPr>
            <w:r>
              <w:rPr>
                <w:rFonts w:eastAsia="Times New Roman"/>
                <w:color w:val="000000"/>
                <w:sz w:val="24"/>
                <w:szCs w:val="24"/>
              </w:rPr>
              <w:t>S</w:t>
            </w:r>
            <w:r w:rsidRPr="00E47ADC">
              <w:rPr>
                <w:rFonts w:eastAsia="Times New Roman"/>
                <w:color w:val="000000"/>
                <w:sz w:val="24"/>
                <w:szCs w:val="24"/>
              </w:rPr>
              <w:t xml:space="preserve">an </w:t>
            </w:r>
            <w:r>
              <w:rPr>
                <w:rFonts w:eastAsia="Times New Roman"/>
                <w:color w:val="000000"/>
                <w:sz w:val="24"/>
                <w:szCs w:val="24"/>
              </w:rPr>
              <w:t>F</w:t>
            </w:r>
            <w:r w:rsidRPr="00E47ADC">
              <w:rPr>
                <w:rFonts w:eastAsia="Times New Roman"/>
                <w:color w:val="000000"/>
                <w:sz w:val="24"/>
                <w:szCs w:val="24"/>
              </w:rPr>
              <w:t>rancisco</w:t>
            </w:r>
          </w:p>
        </w:tc>
      </w:tr>
      <w:tr w:rsidR="00B01B28" w:rsidRPr="00E47ADC" w14:paraId="5F710EE4" w14:textId="77777777" w:rsidTr="00B01B28">
        <w:trPr>
          <w:trHeight w:val="320"/>
        </w:trPr>
        <w:tc>
          <w:tcPr>
            <w:tcW w:w="1440" w:type="dxa"/>
            <w:shd w:val="clear" w:color="auto" w:fill="auto"/>
            <w:noWrap/>
            <w:vAlign w:val="bottom"/>
            <w:hideMark/>
          </w:tcPr>
          <w:p w14:paraId="5DE9EAF9"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SFA</w:t>
            </w:r>
          </w:p>
        </w:tc>
        <w:tc>
          <w:tcPr>
            <w:tcW w:w="1160" w:type="dxa"/>
            <w:shd w:val="clear" w:color="auto" w:fill="auto"/>
            <w:noWrap/>
            <w:vAlign w:val="bottom"/>
            <w:hideMark/>
          </w:tcPr>
          <w:p w14:paraId="71E83DFA"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OSF</w:t>
            </w:r>
          </w:p>
        </w:tc>
        <w:tc>
          <w:tcPr>
            <w:tcW w:w="6760" w:type="dxa"/>
            <w:shd w:val="clear" w:color="auto" w:fill="auto"/>
            <w:noWrap/>
            <w:vAlign w:val="bottom"/>
            <w:hideMark/>
          </w:tcPr>
          <w:p w14:paraId="759E92C2"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 xml:space="preserve">other </w:t>
            </w:r>
            <w:r>
              <w:rPr>
                <w:rFonts w:eastAsia="Times New Roman"/>
                <w:color w:val="000000"/>
                <w:sz w:val="24"/>
                <w:szCs w:val="24"/>
              </w:rPr>
              <w:t>San Francisco</w:t>
            </w:r>
            <w:r w:rsidRPr="00E47ADC">
              <w:rPr>
                <w:rFonts w:eastAsia="Times New Roman"/>
                <w:color w:val="000000"/>
                <w:sz w:val="24"/>
                <w:szCs w:val="24"/>
              </w:rPr>
              <w:t xml:space="preserve"> </w:t>
            </w:r>
            <w:r>
              <w:rPr>
                <w:rFonts w:eastAsia="Times New Roman"/>
                <w:color w:val="000000"/>
                <w:sz w:val="24"/>
                <w:szCs w:val="24"/>
              </w:rPr>
              <w:t>B</w:t>
            </w:r>
            <w:r w:rsidRPr="00E47ADC">
              <w:rPr>
                <w:rFonts w:eastAsia="Times New Roman"/>
                <w:color w:val="000000"/>
                <w:sz w:val="24"/>
                <w:szCs w:val="24"/>
              </w:rPr>
              <w:t xml:space="preserve">ay and </w:t>
            </w:r>
            <w:r>
              <w:rPr>
                <w:rFonts w:eastAsia="Times New Roman"/>
                <w:color w:val="000000"/>
                <w:sz w:val="24"/>
                <w:szCs w:val="24"/>
              </w:rPr>
              <w:t>S</w:t>
            </w:r>
            <w:r w:rsidRPr="00E47ADC">
              <w:rPr>
                <w:rFonts w:eastAsia="Times New Roman"/>
                <w:color w:val="000000"/>
                <w:sz w:val="24"/>
                <w:szCs w:val="24"/>
              </w:rPr>
              <w:t xml:space="preserve">an </w:t>
            </w:r>
            <w:r>
              <w:rPr>
                <w:rFonts w:eastAsia="Times New Roman"/>
                <w:color w:val="000000"/>
                <w:sz w:val="24"/>
                <w:szCs w:val="24"/>
              </w:rPr>
              <w:t>M</w:t>
            </w:r>
            <w:r w:rsidRPr="00E47ADC">
              <w:rPr>
                <w:rFonts w:eastAsia="Times New Roman"/>
                <w:color w:val="000000"/>
                <w:sz w:val="24"/>
                <w:szCs w:val="24"/>
              </w:rPr>
              <w:t>ateo county ports</w:t>
            </w:r>
          </w:p>
        </w:tc>
      </w:tr>
      <w:tr w:rsidR="00B01B28" w:rsidRPr="00E47ADC" w14:paraId="0AA83F10" w14:textId="77777777" w:rsidTr="00B01B28">
        <w:trPr>
          <w:trHeight w:val="320"/>
        </w:trPr>
        <w:tc>
          <w:tcPr>
            <w:tcW w:w="1440" w:type="dxa"/>
            <w:shd w:val="clear" w:color="auto" w:fill="auto"/>
            <w:noWrap/>
            <w:vAlign w:val="bottom"/>
            <w:hideMark/>
          </w:tcPr>
          <w:p w14:paraId="0F5528C2"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SFA</w:t>
            </w:r>
          </w:p>
        </w:tc>
        <w:tc>
          <w:tcPr>
            <w:tcW w:w="1160" w:type="dxa"/>
            <w:shd w:val="clear" w:color="auto" w:fill="auto"/>
            <w:noWrap/>
            <w:vAlign w:val="bottom"/>
            <w:hideMark/>
          </w:tcPr>
          <w:p w14:paraId="51094B7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BKL</w:t>
            </w:r>
          </w:p>
        </w:tc>
        <w:tc>
          <w:tcPr>
            <w:tcW w:w="6760" w:type="dxa"/>
            <w:shd w:val="clear" w:color="auto" w:fill="auto"/>
            <w:noWrap/>
            <w:vAlign w:val="bottom"/>
            <w:hideMark/>
          </w:tcPr>
          <w:p w14:paraId="6CA17F94" w14:textId="77777777" w:rsidR="00B01B28" w:rsidRPr="00E47ADC" w:rsidRDefault="00B01B28" w:rsidP="00B01B28">
            <w:pPr>
              <w:rPr>
                <w:rFonts w:eastAsia="Times New Roman"/>
                <w:color w:val="000000"/>
                <w:sz w:val="24"/>
                <w:szCs w:val="24"/>
              </w:rPr>
            </w:pPr>
            <w:r>
              <w:rPr>
                <w:rFonts w:eastAsia="Times New Roman"/>
                <w:color w:val="000000"/>
                <w:sz w:val="24"/>
                <w:szCs w:val="24"/>
              </w:rPr>
              <w:t>Berkeley</w:t>
            </w:r>
          </w:p>
        </w:tc>
      </w:tr>
      <w:tr w:rsidR="00B01B28" w:rsidRPr="00E47ADC" w14:paraId="372EDFB8" w14:textId="77777777" w:rsidTr="00B01B28">
        <w:trPr>
          <w:trHeight w:val="320"/>
        </w:trPr>
        <w:tc>
          <w:tcPr>
            <w:tcW w:w="1440" w:type="dxa"/>
            <w:shd w:val="clear" w:color="auto" w:fill="auto"/>
            <w:noWrap/>
            <w:vAlign w:val="bottom"/>
            <w:hideMark/>
          </w:tcPr>
          <w:p w14:paraId="73880AA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SFA</w:t>
            </w:r>
          </w:p>
        </w:tc>
        <w:tc>
          <w:tcPr>
            <w:tcW w:w="1160" w:type="dxa"/>
            <w:shd w:val="clear" w:color="auto" w:fill="auto"/>
            <w:noWrap/>
            <w:vAlign w:val="bottom"/>
            <w:hideMark/>
          </w:tcPr>
          <w:p w14:paraId="450E5BB9"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RCH</w:t>
            </w:r>
          </w:p>
        </w:tc>
        <w:tc>
          <w:tcPr>
            <w:tcW w:w="6760" w:type="dxa"/>
            <w:shd w:val="clear" w:color="auto" w:fill="auto"/>
            <w:noWrap/>
            <w:vAlign w:val="bottom"/>
            <w:hideMark/>
          </w:tcPr>
          <w:p w14:paraId="52E1B022" w14:textId="77777777" w:rsidR="00B01B28" w:rsidRPr="00E47ADC" w:rsidRDefault="00B01B28" w:rsidP="00B01B28">
            <w:pPr>
              <w:rPr>
                <w:rFonts w:eastAsia="Times New Roman"/>
                <w:color w:val="000000"/>
                <w:sz w:val="24"/>
                <w:szCs w:val="24"/>
              </w:rPr>
            </w:pPr>
            <w:r>
              <w:rPr>
                <w:rFonts w:eastAsia="Times New Roman"/>
                <w:color w:val="000000"/>
                <w:sz w:val="24"/>
                <w:szCs w:val="24"/>
              </w:rPr>
              <w:t>Richmond</w:t>
            </w:r>
          </w:p>
        </w:tc>
      </w:tr>
      <w:tr w:rsidR="00B01B28" w:rsidRPr="00E47ADC" w14:paraId="2680EC87" w14:textId="77777777" w:rsidTr="00B01B28">
        <w:trPr>
          <w:trHeight w:val="320"/>
        </w:trPr>
        <w:tc>
          <w:tcPr>
            <w:tcW w:w="1440" w:type="dxa"/>
            <w:shd w:val="clear" w:color="auto" w:fill="auto"/>
            <w:noWrap/>
            <w:vAlign w:val="bottom"/>
            <w:hideMark/>
          </w:tcPr>
          <w:p w14:paraId="1C4967BE"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SFA</w:t>
            </w:r>
          </w:p>
        </w:tc>
        <w:tc>
          <w:tcPr>
            <w:tcW w:w="1160" w:type="dxa"/>
            <w:shd w:val="clear" w:color="auto" w:fill="auto"/>
            <w:noWrap/>
            <w:vAlign w:val="bottom"/>
            <w:hideMark/>
          </w:tcPr>
          <w:p w14:paraId="471DABF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OAK</w:t>
            </w:r>
          </w:p>
        </w:tc>
        <w:tc>
          <w:tcPr>
            <w:tcW w:w="6760" w:type="dxa"/>
            <w:shd w:val="clear" w:color="auto" w:fill="auto"/>
            <w:noWrap/>
            <w:vAlign w:val="bottom"/>
            <w:hideMark/>
          </w:tcPr>
          <w:p w14:paraId="585A97DD" w14:textId="77777777" w:rsidR="00B01B28" w:rsidRPr="00E47ADC" w:rsidRDefault="00B01B28" w:rsidP="00B01B28">
            <w:pPr>
              <w:rPr>
                <w:rFonts w:eastAsia="Times New Roman"/>
                <w:color w:val="000000"/>
                <w:sz w:val="24"/>
                <w:szCs w:val="24"/>
              </w:rPr>
            </w:pPr>
            <w:r>
              <w:rPr>
                <w:rFonts w:eastAsia="Times New Roman"/>
                <w:color w:val="000000"/>
                <w:sz w:val="24"/>
                <w:szCs w:val="24"/>
              </w:rPr>
              <w:t>O</w:t>
            </w:r>
            <w:r w:rsidRPr="00E47ADC">
              <w:rPr>
                <w:rFonts w:eastAsia="Times New Roman"/>
                <w:color w:val="000000"/>
                <w:sz w:val="24"/>
                <w:szCs w:val="24"/>
              </w:rPr>
              <w:t>akland</w:t>
            </w:r>
          </w:p>
        </w:tc>
      </w:tr>
      <w:tr w:rsidR="00B01B28" w:rsidRPr="00E47ADC" w14:paraId="1F6FBDEA" w14:textId="77777777" w:rsidTr="00B01B28">
        <w:trPr>
          <w:trHeight w:val="320"/>
        </w:trPr>
        <w:tc>
          <w:tcPr>
            <w:tcW w:w="1440" w:type="dxa"/>
            <w:shd w:val="clear" w:color="auto" w:fill="auto"/>
            <w:noWrap/>
            <w:vAlign w:val="bottom"/>
            <w:hideMark/>
          </w:tcPr>
          <w:p w14:paraId="3AFEB87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SFA</w:t>
            </w:r>
          </w:p>
        </w:tc>
        <w:tc>
          <w:tcPr>
            <w:tcW w:w="1160" w:type="dxa"/>
            <w:shd w:val="clear" w:color="auto" w:fill="auto"/>
            <w:noWrap/>
            <w:vAlign w:val="bottom"/>
            <w:hideMark/>
          </w:tcPr>
          <w:p w14:paraId="58F729EF"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SLT</w:t>
            </w:r>
          </w:p>
        </w:tc>
        <w:tc>
          <w:tcPr>
            <w:tcW w:w="6760" w:type="dxa"/>
            <w:shd w:val="clear" w:color="auto" w:fill="auto"/>
            <w:noWrap/>
            <w:vAlign w:val="bottom"/>
            <w:hideMark/>
          </w:tcPr>
          <w:p w14:paraId="1D108FF7" w14:textId="77777777" w:rsidR="00B01B28" w:rsidRPr="00E47ADC" w:rsidRDefault="00B01B28" w:rsidP="00B01B28">
            <w:pPr>
              <w:rPr>
                <w:rFonts w:eastAsia="Times New Roman"/>
                <w:color w:val="000000"/>
                <w:sz w:val="24"/>
                <w:szCs w:val="24"/>
              </w:rPr>
            </w:pPr>
            <w:r>
              <w:rPr>
                <w:rFonts w:eastAsia="Times New Roman"/>
                <w:color w:val="000000"/>
                <w:sz w:val="24"/>
                <w:szCs w:val="24"/>
              </w:rPr>
              <w:t>S</w:t>
            </w:r>
            <w:r w:rsidRPr="00E47ADC">
              <w:rPr>
                <w:rFonts w:eastAsia="Times New Roman"/>
                <w:color w:val="000000"/>
                <w:sz w:val="24"/>
                <w:szCs w:val="24"/>
              </w:rPr>
              <w:t>ausalito</w:t>
            </w:r>
          </w:p>
        </w:tc>
      </w:tr>
      <w:tr w:rsidR="00B01B28" w:rsidRPr="00E47ADC" w14:paraId="6056D903" w14:textId="77777777" w:rsidTr="00B01B28">
        <w:trPr>
          <w:trHeight w:val="320"/>
        </w:trPr>
        <w:tc>
          <w:tcPr>
            <w:tcW w:w="1440" w:type="dxa"/>
            <w:shd w:val="clear" w:color="auto" w:fill="auto"/>
            <w:noWrap/>
            <w:vAlign w:val="bottom"/>
            <w:hideMark/>
          </w:tcPr>
          <w:p w14:paraId="1CD582EA"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SFA</w:t>
            </w:r>
          </w:p>
        </w:tc>
        <w:tc>
          <w:tcPr>
            <w:tcW w:w="1160" w:type="dxa"/>
            <w:shd w:val="clear" w:color="auto" w:fill="auto"/>
            <w:noWrap/>
            <w:vAlign w:val="bottom"/>
            <w:hideMark/>
          </w:tcPr>
          <w:p w14:paraId="460C1AB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ALM</w:t>
            </w:r>
          </w:p>
        </w:tc>
        <w:tc>
          <w:tcPr>
            <w:tcW w:w="6760" w:type="dxa"/>
            <w:shd w:val="clear" w:color="auto" w:fill="auto"/>
            <w:noWrap/>
            <w:vAlign w:val="bottom"/>
            <w:hideMark/>
          </w:tcPr>
          <w:p w14:paraId="596A5BF6" w14:textId="77777777" w:rsidR="00B01B28" w:rsidRPr="00E47ADC" w:rsidRDefault="00B01B28" w:rsidP="00B01B28">
            <w:pPr>
              <w:rPr>
                <w:rFonts w:eastAsia="Times New Roman"/>
                <w:color w:val="000000"/>
                <w:sz w:val="24"/>
                <w:szCs w:val="24"/>
              </w:rPr>
            </w:pPr>
            <w:r>
              <w:rPr>
                <w:rFonts w:eastAsia="Times New Roman"/>
                <w:color w:val="000000"/>
                <w:sz w:val="24"/>
                <w:szCs w:val="24"/>
              </w:rPr>
              <w:t>A</w:t>
            </w:r>
            <w:r w:rsidRPr="00E47ADC">
              <w:rPr>
                <w:rFonts w:eastAsia="Times New Roman"/>
                <w:color w:val="000000"/>
                <w:sz w:val="24"/>
                <w:szCs w:val="24"/>
              </w:rPr>
              <w:t>lameda</w:t>
            </w:r>
          </w:p>
        </w:tc>
      </w:tr>
      <w:tr w:rsidR="00B01B28" w:rsidRPr="00E47ADC" w14:paraId="09BE9C97" w14:textId="77777777" w:rsidTr="00B01B28">
        <w:trPr>
          <w:trHeight w:val="320"/>
        </w:trPr>
        <w:tc>
          <w:tcPr>
            <w:tcW w:w="1440" w:type="dxa"/>
            <w:shd w:val="clear" w:color="auto" w:fill="auto"/>
            <w:noWrap/>
            <w:vAlign w:val="bottom"/>
            <w:hideMark/>
          </w:tcPr>
          <w:p w14:paraId="7ED0307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SPS</w:t>
            </w:r>
          </w:p>
        </w:tc>
        <w:tc>
          <w:tcPr>
            <w:tcW w:w="1160" w:type="dxa"/>
            <w:shd w:val="clear" w:color="auto" w:fill="auto"/>
            <w:noWrap/>
            <w:vAlign w:val="bottom"/>
            <w:hideMark/>
          </w:tcPr>
          <w:p w14:paraId="13E0200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SEA</w:t>
            </w:r>
          </w:p>
        </w:tc>
        <w:tc>
          <w:tcPr>
            <w:tcW w:w="6760" w:type="dxa"/>
            <w:shd w:val="clear" w:color="auto" w:fill="auto"/>
            <w:noWrap/>
            <w:vAlign w:val="bottom"/>
            <w:hideMark/>
          </w:tcPr>
          <w:p w14:paraId="183A2588" w14:textId="77777777" w:rsidR="00B01B28" w:rsidRPr="00E47ADC" w:rsidRDefault="00B01B28" w:rsidP="00B01B28">
            <w:pPr>
              <w:rPr>
                <w:rFonts w:eastAsia="Times New Roman"/>
                <w:color w:val="000000"/>
                <w:sz w:val="24"/>
                <w:szCs w:val="24"/>
              </w:rPr>
            </w:pPr>
            <w:r>
              <w:rPr>
                <w:rFonts w:eastAsia="Times New Roman"/>
                <w:color w:val="000000"/>
                <w:sz w:val="24"/>
                <w:szCs w:val="24"/>
              </w:rPr>
              <w:t>S</w:t>
            </w:r>
            <w:r w:rsidRPr="00E47ADC">
              <w:rPr>
                <w:rFonts w:eastAsia="Times New Roman"/>
                <w:color w:val="000000"/>
                <w:sz w:val="24"/>
                <w:szCs w:val="24"/>
              </w:rPr>
              <w:t>eattle</w:t>
            </w:r>
          </w:p>
        </w:tc>
      </w:tr>
      <w:tr w:rsidR="00B01B28" w:rsidRPr="00E47ADC" w14:paraId="725C7315" w14:textId="77777777" w:rsidTr="00B01B28">
        <w:trPr>
          <w:trHeight w:val="320"/>
        </w:trPr>
        <w:tc>
          <w:tcPr>
            <w:tcW w:w="1440" w:type="dxa"/>
            <w:shd w:val="clear" w:color="auto" w:fill="auto"/>
            <w:noWrap/>
            <w:vAlign w:val="bottom"/>
            <w:hideMark/>
          </w:tcPr>
          <w:p w14:paraId="7089F99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SPS</w:t>
            </w:r>
          </w:p>
        </w:tc>
        <w:tc>
          <w:tcPr>
            <w:tcW w:w="1160" w:type="dxa"/>
            <w:shd w:val="clear" w:color="auto" w:fill="auto"/>
            <w:noWrap/>
            <w:vAlign w:val="bottom"/>
            <w:hideMark/>
          </w:tcPr>
          <w:p w14:paraId="7838DA30"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OLY</w:t>
            </w:r>
          </w:p>
        </w:tc>
        <w:tc>
          <w:tcPr>
            <w:tcW w:w="6760" w:type="dxa"/>
            <w:shd w:val="clear" w:color="auto" w:fill="auto"/>
            <w:noWrap/>
            <w:vAlign w:val="bottom"/>
            <w:hideMark/>
          </w:tcPr>
          <w:p w14:paraId="38175674" w14:textId="77777777" w:rsidR="00B01B28" w:rsidRPr="00E47ADC" w:rsidRDefault="00B01B28" w:rsidP="00B01B28">
            <w:pPr>
              <w:rPr>
                <w:rFonts w:eastAsia="Times New Roman"/>
                <w:color w:val="000000"/>
                <w:sz w:val="24"/>
                <w:szCs w:val="24"/>
              </w:rPr>
            </w:pPr>
            <w:r>
              <w:rPr>
                <w:rFonts w:eastAsia="Times New Roman"/>
                <w:color w:val="000000"/>
                <w:sz w:val="24"/>
                <w:szCs w:val="24"/>
              </w:rPr>
              <w:t>O</w:t>
            </w:r>
            <w:r w:rsidRPr="00E47ADC">
              <w:rPr>
                <w:rFonts w:eastAsia="Times New Roman"/>
                <w:color w:val="000000"/>
                <w:sz w:val="24"/>
                <w:szCs w:val="24"/>
              </w:rPr>
              <w:t>lympia</w:t>
            </w:r>
          </w:p>
        </w:tc>
      </w:tr>
      <w:tr w:rsidR="00B01B28" w:rsidRPr="00E47ADC" w14:paraId="72874F72" w14:textId="77777777" w:rsidTr="00B01B28">
        <w:trPr>
          <w:trHeight w:val="320"/>
        </w:trPr>
        <w:tc>
          <w:tcPr>
            <w:tcW w:w="1440" w:type="dxa"/>
            <w:shd w:val="clear" w:color="auto" w:fill="auto"/>
            <w:noWrap/>
            <w:vAlign w:val="bottom"/>
            <w:hideMark/>
          </w:tcPr>
          <w:p w14:paraId="5FB7EFC0"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SPS</w:t>
            </w:r>
          </w:p>
        </w:tc>
        <w:tc>
          <w:tcPr>
            <w:tcW w:w="1160" w:type="dxa"/>
            <w:shd w:val="clear" w:color="auto" w:fill="auto"/>
            <w:noWrap/>
            <w:vAlign w:val="bottom"/>
            <w:hideMark/>
          </w:tcPr>
          <w:p w14:paraId="2E759429"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EVR</w:t>
            </w:r>
          </w:p>
        </w:tc>
        <w:tc>
          <w:tcPr>
            <w:tcW w:w="6760" w:type="dxa"/>
            <w:shd w:val="clear" w:color="auto" w:fill="auto"/>
            <w:noWrap/>
            <w:vAlign w:val="bottom"/>
            <w:hideMark/>
          </w:tcPr>
          <w:p w14:paraId="6FC1A296" w14:textId="77777777" w:rsidR="00B01B28" w:rsidRPr="00E47ADC" w:rsidRDefault="00B01B28" w:rsidP="00B01B28">
            <w:pPr>
              <w:rPr>
                <w:rFonts w:eastAsia="Times New Roman"/>
                <w:color w:val="000000"/>
                <w:sz w:val="24"/>
                <w:szCs w:val="24"/>
              </w:rPr>
            </w:pPr>
            <w:r>
              <w:rPr>
                <w:rFonts w:eastAsia="Times New Roman"/>
                <w:color w:val="000000"/>
                <w:sz w:val="24"/>
                <w:szCs w:val="24"/>
              </w:rPr>
              <w:t>E</w:t>
            </w:r>
            <w:r w:rsidRPr="00E47ADC">
              <w:rPr>
                <w:rFonts w:eastAsia="Times New Roman"/>
                <w:color w:val="000000"/>
                <w:sz w:val="24"/>
                <w:szCs w:val="24"/>
              </w:rPr>
              <w:t>verett</w:t>
            </w:r>
          </w:p>
        </w:tc>
      </w:tr>
      <w:tr w:rsidR="00B01B28" w:rsidRPr="00E47ADC" w14:paraId="54BBE848" w14:textId="77777777" w:rsidTr="00B01B28">
        <w:trPr>
          <w:trHeight w:val="320"/>
        </w:trPr>
        <w:tc>
          <w:tcPr>
            <w:tcW w:w="1440" w:type="dxa"/>
            <w:shd w:val="clear" w:color="auto" w:fill="auto"/>
            <w:noWrap/>
            <w:vAlign w:val="bottom"/>
            <w:hideMark/>
          </w:tcPr>
          <w:p w14:paraId="4BFFCB77"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SPS</w:t>
            </w:r>
          </w:p>
        </w:tc>
        <w:tc>
          <w:tcPr>
            <w:tcW w:w="1160" w:type="dxa"/>
            <w:shd w:val="clear" w:color="auto" w:fill="auto"/>
            <w:noWrap/>
            <w:vAlign w:val="bottom"/>
            <w:hideMark/>
          </w:tcPr>
          <w:p w14:paraId="2F2D623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SHL</w:t>
            </w:r>
          </w:p>
        </w:tc>
        <w:tc>
          <w:tcPr>
            <w:tcW w:w="6760" w:type="dxa"/>
            <w:shd w:val="clear" w:color="auto" w:fill="auto"/>
            <w:noWrap/>
            <w:vAlign w:val="bottom"/>
            <w:hideMark/>
          </w:tcPr>
          <w:p w14:paraId="7B1E4EA4" w14:textId="77777777" w:rsidR="00B01B28" w:rsidRPr="00E47ADC" w:rsidRDefault="00B01B28" w:rsidP="00B01B28">
            <w:pPr>
              <w:rPr>
                <w:rFonts w:eastAsia="Times New Roman"/>
                <w:color w:val="000000"/>
                <w:sz w:val="24"/>
                <w:szCs w:val="24"/>
              </w:rPr>
            </w:pPr>
            <w:r>
              <w:rPr>
                <w:rFonts w:eastAsia="Times New Roman"/>
                <w:color w:val="000000"/>
                <w:sz w:val="24"/>
                <w:szCs w:val="24"/>
              </w:rPr>
              <w:t>S</w:t>
            </w:r>
            <w:r w:rsidRPr="00E47ADC">
              <w:rPr>
                <w:rFonts w:eastAsia="Times New Roman"/>
                <w:color w:val="000000"/>
                <w:sz w:val="24"/>
                <w:szCs w:val="24"/>
              </w:rPr>
              <w:t>helton</w:t>
            </w:r>
          </w:p>
        </w:tc>
      </w:tr>
      <w:tr w:rsidR="00B01B28" w:rsidRPr="00E47ADC" w14:paraId="44891FCD" w14:textId="77777777" w:rsidTr="00B01B28">
        <w:trPr>
          <w:trHeight w:val="320"/>
        </w:trPr>
        <w:tc>
          <w:tcPr>
            <w:tcW w:w="1440" w:type="dxa"/>
            <w:shd w:val="clear" w:color="auto" w:fill="auto"/>
            <w:noWrap/>
            <w:vAlign w:val="bottom"/>
            <w:hideMark/>
          </w:tcPr>
          <w:p w14:paraId="47CAF1FD"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SPS</w:t>
            </w:r>
          </w:p>
        </w:tc>
        <w:tc>
          <w:tcPr>
            <w:tcW w:w="1160" w:type="dxa"/>
            <w:shd w:val="clear" w:color="auto" w:fill="auto"/>
            <w:noWrap/>
            <w:vAlign w:val="bottom"/>
            <w:hideMark/>
          </w:tcPr>
          <w:p w14:paraId="4FB25CF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TAC</w:t>
            </w:r>
          </w:p>
        </w:tc>
        <w:tc>
          <w:tcPr>
            <w:tcW w:w="6760" w:type="dxa"/>
            <w:shd w:val="clear" w:color="auto" w:fill="auto"/>
            <w:noWrap/>
            <w:vAlign w:val="bottom"/>
            <w:hideMark/>
          </w:tcPr>
          <w:p w14:paraId="08A53258" w14:textId="77777777" w:rsidR="00B01B28" w:rsidRPr="00E47ADC" w:rsidRDefault="00B01B28" w:rsidP="00B01B28">
            <w:pPr>
              <w:rPr>
                <w:rFonts w:eastAsia="Times New Roman"/>
                <w:color w:val="000000"/>
                <w:sz w:val="24"/>
                <w:szCs w:val="24"/>
              </w:rPr>
            </w:pPr>
            <w:r>
              <w:rPr>
                <w:rFonts w:eastAsia="Times New Roman"/>
                <w:color w:val="000000"/>
                <w:sz w:val="24"/>
                <w:szCs w:val="24"/>
              </w:rPr>
              <w:t>T</w:t>
            </w:r>
            <w:r w:rsidRPr="00E47ADC">
              <w:rPr>
                <w:rFonts w:eastAsia="Times New Roman"/>
                <w:color w:val="000000"/>
                <w:sz w:val="24"/>
                <w:szCs w:val="24"/>
              </w:rPr>
              <w:t>acoma</w:t>
            </w:r>
          </w:p>
        </w:tc>
      </w:tr>
      <w:tr w:rsidR="00B01B28" w:rsidRPr="00E47ADC" w14:paraId="27CF442D" w14:textId="77777777" w:rsidTr="00B01B28">
        <w:trPr>
          <w:trHeight w:val="320"/>
        </w:trPr>
        <w:tc>
          <w:tcPr>
            <w:tcW w:w="1440" w:type="dxa"/>
            <w:shd w:val="clear" w:color="auto" w:fill="auto"/>
            <w:noWrap/>
            <w:vAlign w:val="bottom"/>
            <w:hideMark/>
          </w:tcPr>
          <w:p w14:paraId="5B95E06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lastRenderedPageBreak/>
              <w:t>TLA</w:t>
            </w:r>
          </w:p>
        </w:tc>
        <w:tc>
          <w:tcPr>
            <w:tcW w:w="1160" w:type="dxa"/>
            <w:shd w:val="clear" w:color="auto" w:fill="auto"/>
            <w:noWrap/>
            <w:vAlign w:val="bottom"/>
            <w:hideMark/>
          </w:tcPr>
          <w:p w14:paraId="1FCE9C99"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TLL</w:t>
            </w:r>
          </w:p>
        </w:tc>
        <w:tc>
          <w:tcPr>
            <w:tcW w:w="6760" w:type="dxa"/>
            <w:shd w:val="clear" w:color="auto" w:fill="auto"/>
            <w:noWrap/>
            <w:vAlign w:val="bottom"/>
            <w:hideMark/>
          </w:tcPr>
          <w:p w14:paraId="545A5081" w14:textId="77777777" w:rsidR="00B01B28" w:rsidRPr="00E47ADC" w:rsidRDefault="00B01B28" w:rsidP="00B01B28">
            <w:pPr>
              <w:rPr>
                <w:rFonts w:eastAsia="Times New Roman"/>
                <w:color w:val="000000"/>
                <w:sz w:val="24"/>
                <w:szCs w:val="24"/>
              </w:rPr>
            </w:pPr>
            <w:r>
              <w:rPr>
                <w:rFonts w:eastAsia="Times New Roman"/>
                <w:color w:val="000000"/>
                <w:sz w:val="24"/>
                <w:szCs w:val="24"/>
              </w:rPr>
              <w:t>T</w:t>
            </w:r>
            <w:r w:rsidRPr="00E47ADC">
              <w:rPr>
                <w:rFonts w:eastAsia="Times New Roman"/>
                <w:color w:val="000000"/>
                <w:sz w:val="24"/>
                <w:szCs w:val="24"/>
              </w:rPr>
              <w:t>illamook/</w:t>
            </w:r>
            <w:r>
              <w:rPr>
                <w:rFonts w:eastAsia="Times New Roman"/>
                <w:color w:val="000000"/>
                <w:sz w:val="24"/>
                <w:szCs w:val="24"/>
              </w:rPr>
              <w:t>G</w:t>
            </w:r>
            <w:r w:rsidRPr="00E47ADC">
              <w:rPr>
                <w:rFonts w:eastAsia="Times New Roman"/>
                <w:color w:val="000000"/>
                <w:sz w:val="24"/>
                <w:szCs w:val="24"/>
              </w:rPr>
              <w:t>aribaldi</w:t>
            </w:r>
          </w:p>
        </w:tc>
      </w:tr>
      <w:tr w:rsidR="00B01B28" w:rsidRPr="00E47ADC" w14:paraId="771E5596" w14:textId="77777777" w:rsidTr="00B01B28">
        <w:trPr>
          <w:trHeight w:val="320"/>
        </w:trPr>
        <w:tc>
          <w:tcPr>
            <w:tcW w:w="1440" w:type="dxa"/>
            <w:shd w:val="clear" w:color="auto" w:fill="auto"/>
            <w:noWrap/>
            <w:vAlign w:val="bottom"/>
            <w:hideMark/>
          </w:tcPr>
          <w:p w14:paraId="5577279F"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TLA</w:t>
            </w:r>
          </w:p>
        </w:tc>
        <w:tc>
          <w:tcPr>
            <w:tcW w:w="1160" w:type="dxa"/>
            <w:shd w:val="clear" w:color="auto" w:fill="auto"/>
            <w:noWrap/>
            <w:vAlign w:val="bottom"/>
            <w:hideMark/>
          </w:tcPr>
          <w:p w14:paraId="5737DE38"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PCC</w:t>
            </w:r>
          </w:p>
        </w:tc>
        <w:tc>
          <w:tcPr>
            <w:tcW w:w="6760" w:type="dxa"/>
            <w:shd w:val="clear" w:color="auto" w:fill="auto"/>
            <w:noWrap/>
            <w:vAlign w:val="bottom"/>
            <w:hideMark/>
          </w:tcPr>
          <w:p w14:paraId="1554F3EC" w14:textId="77777777" w:rsidR="00B01B28" w:rsidRPr="00E47ADC" w:rsidRDefault="00B01B28" w:rsidP="00B01B28">
            <w:pPr>
              <w:rPr>
                <w:rFonts w:eastAsia="Times New Roman"/>
                <w:color w:val="000000"/>
                <w:sz w:val="24"/>
                <w:szCs w:val="24"/>
              </w:rPr>
            </w:pPr>
            <w:r>
              <w:rPr>
                <w:rFonts w:eastAsia="Times New Roman"/>
                <w:color w:val="000000"/>
                <w:sz w:val="24"/>
                <w:szCs w:val="24"/>
              </w:rPr>
              <w:t>P</w:t>
            </w:r>
            <w:r w:rsidRPr="00E47ADC">
              <w:rPr>
                <w:rFonts w:eastAsia="Times New Roman"/>
                <w:color w:val="000000"/>
                <w:sz w:val="24"/>
                <w:szCs w:val="24"/>
              </w:rPr>
              <w:t xml:space="preserve">acific </w:t>
            </w:r>
            <w:r>
              <w:rPr>
                <w:rFonts w:eastAsia="Times New Roman"/>
                <w:color w:val="000000"/>
                <w:sz w:val="24"/>
                <w:szCs w:val="24"/>
              </w:rPr>
              <w:t>C</w:t>
            </w:r>
            <w:r w:rsidRPr="00E47ADC">
              <w:rPr>
                <w:rFonts w:eastAsia="Times New Roman"/>
                <w:color w:val="000000"/>
                <w:sz w:val="24"/>
                <w:szCs w:val="24"/>
              </w:rPr>
              <w:t>ity</w:t>
            </w:r>
          </w:p>
        </w:tc>
      </w:tr>
      <w:tr w:rsidR="00B01B28" w:rsidRPr="00E47ADC" w14:paraId="4DA104C2" w14:textId="77777777" w:rsidTr="00B01B28">
        <w:trPr>
          <w:trHeight w:val="320"/>
        </w:trPr>
        <w:tc>
          <w:tcPr>
            <w:tcW w:w="1440" w:type="dxa"/>
            <w:shd w:val="clear" w:color="auto" w:fill="auto"/>
            <w:noWrap/>
            <w:vAlign w:val="bottom"/>
            <w:hideMark/>
          </w:tcPr>
          <w:p w14:paraId="61C645D0"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TLA</w:t>
            </w:r>
          </w:p>
        </w:tc>
        <w:tc>
          <w:tcPr>
            <w:tcW w:w="1160" w:type="dxa"/>
            <w:shd w:val="clear" w:color="auto" w:fill="auto"/>
            <w:noWrap/>
            <w:vAlign w:val="bottom"/>
            <w:hideMark/>
          </w:tcPr>
          <w:p w14:paraId="0E71332D"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NTR</w:t>
            </w:r>
          </w:p>
        </w:tc>
        <w:tc>
          <w:tcPr>
            <w:tcW w:w="6760" w:type="dxa"/>
            <w:shd w:val="clear" w:color="auto" w:fill="auto"/>
            <w:noWrap/>
            <w:vAlign w:val="bottom"/>
            <w:hideMark/>
          </w:tcPr>
          <w:p w14:paraId="27C50D6E" w14:textId="77777777" w:rsidR="00B01B28" w:rsidRPr="00E47ADC" w:rsidRDefault="00B01B28" w:rsidP="00B01B28">
            <w:pPr>
              <w:rPr>
                <w:rFonts w:eastAsia="Times New Roman"/>
                <w:color w:val="000000"/>
                <w:sz w:val="24"/>
                <w:szCs w:val="24"/>
              </w:rPr>
            </w:pPr>
            <w:r>
              <w:rPr>
                <w:rFonts w:eastAsia="Times New Roman"/>
                <w:color w:val="000000"/>
                <w:sz w:val="24"/>
                <w:szCs w:val="24"/>
              </w:rPr>
              <w:t>N</w:t>
            </w:r>
            <w:r w:rsidRPr="00E47ADC">
              <w:rPr>
                <w:rFonts w:eastAsia="Times New Roman"/>
                <w:color w:val="000000"/>
                <w:sz w:val="24"/>
                <w:szCs w:val="24"/>
              </w:rPr>
              <w:t xml:space="preserve">etarts </w:t>
            </w:r>
            <w:r>
              <w:rPr>
                <w:rFonts w:eastAsia="Times New Roman"/>
                <w:color w:val="000000"/>
                <w:sz w:val="24"/>
                <w:szCs w:val="24"/>
              </w:rPr>
              <w:t>B</w:t>
            </w:r>
            <w:r w:rsidRPr="00E47ADC">
              <w:rPr>
                <w:rFonts w:eastAsia="Times New Roman"/>
                <w:color w:val="000000"/>
                <w:sz w:val="24"/>
                <w:szCs w:val="24"/>
              </w:rPr>
              <w:t>ay</w:t>
            </w:r>
          </w:p>
        </w:tc>
      </w:tr>
      <w:tr w:rsidR="00B01B28" w:rsidRPr="00E47ADC" w14:paraId="4DB5239D" w14:textId="77777777" w:rsidTr="00B01B28">
        <w:trPr>
          <w:trHeight w:val="320"/>
        </w:trPr>
        <w:tc>
          <w:tcPr>
            <w:tcW w:w="1440" w:type="dxa"/>
            <w:shd w:val="clear" w:color="auto" w:fill="auto"/>
            <w:noWrap/>
            <w:vAlign w:val="bottom"/>
            <w:hideMark/>
          </w:tcPr>
          <w:p w14:paraId="3540717A"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TLA</w:t>
            </w:r>
          </w:p>
        </w:tc>
        <w:tc>
          <w:tcPr>
            <w:tcW w:w="1160" w:type="dxa"/>
            <w:shd w:val="clear" w:color="auto" w:fill="auto"/>
            <w:noWrap/>
            <w:vAlign w:val="bottom"/>
            <w:hideMark/>
          </w:tcPr>
          <w:p w14:paraId="044E177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NHL</w:t>
            </w:r>
          </w:p>
        </w:tc>
        <w:tc>
          <w:tcPr>
            <w:tcW w:w="6760" w:type="dxa"/>
            <w:shd w:val="clear" w:color="auto" w:fill="auto"/>
            <w:noWrap/>
            <w:vAlign w:val="bottom"/>
            <w:hideMark/>
          </w:tcPr>
          <w:p w14:paraId="42E7B26F" w14:textId="77777777" w:rsidR="00B01B28" w:rsidRPr="00E47ADC" w:rsidRDefault="00B01B28" w:rsidP="00B01B28">
            <w:pPr>
              <w:rPr>
                <w:rFonts w:eastAsia="Times New Roman"/>
                <w:color w:val="000000"/>
                <w:sz w:val="24"/>
                <w:szCs w:val="24"/>
              </w:rPr>
            </w:pPr>
            <w:r>
              <w:rPr>
                <w:rFonts w:eastAsia="Times New Roman"/>
                <w:color w:val="000000"/>
                <w:sz w:val="24"/>
                <w:szCs w:val="24"/>
              </w:rPr>
              <w:t>N</w:t>
            </w:r>
            <w:r w:rsidRPr="00E47ADC">
              <w:rPr>
                <w:rFonts w:eastAsia="Times New Roman"/>
                <w:color w:val="000000"/>
                <w:sz w:val="24"/>
                <w:szCs w:val="24"/>
              </w:rPr>
              <w:t xml:space="preserve">ehalem </w:t>
            </w:r>
            <w:r>
              <w:rPr>
                <w:rFonts w:eastAsia="Times New Roman"/>
                <w:color w:val="000000"/>
                <w:sz w:val="24"/>
                <w:szCs w:val="24"/>
              </w:rPr>
              <w:t>B</w:t>
            </w:r>
            <w:r w:rsidRPr="00E47ADC">
              <w:rPr>
                <w:rFonts w:eastAsia="Times New Roman"/>
                <w:color w:val="000000"/>
                <w:sz w:val="24"/>
                <w:szCs w:val="24"/>
              </w:rPr>
              <w:t>ay</w:t>
            </w:r>
            <w:commentRangeEnd w:id="9"/>
            <w:r>
              <w:rPr>
                <w:rStyle w:val="CommentReference"/>
                <w:rFonts w:eastAsia="Times New Roman"/>
              </w:rPr>
              <w:commentReference w:id="9"/>
            </w:r>
          </w:p>
        </w:tc>
      </w:tr>
    </w:tbl>
    <w:p w14:paraId="29658F5D" w14:textId="77777777" w:rsidR="00D2466B" w:rsidRDefault="00D2466B" w:rsidP="00D2466B">
      <w:pPr>
        <w:pStyle w:val="Paragraph"/>
        <w:spacing w:before="0"/>
        <w:ind w:firstLine="0"/>
        <w:rPr>
          <w:u w:val="single"/>
        </w:rPr>
      </w:pPr>
    </w:p>
    <w:p w14:paraId="52120E5A" w14:textId="77777777" w:rsidR="006A2960" w:rsidRPr="00AC6CD3" w:rsidRDefault="006A2960" w:rsidP="00D2466B">
      <w:pPr>
        <w:pStyle w:val="Paragraph"/>
        <w:spacing w:before="0"/>
        <w:ind w:firstLine="0"/>
        <w:rPr>
          <w:u w:val="single"/>
        </w:rPr>
      </w:pPr>
      <w:r w:rsidRPr="00AC6CD3">
        <w:rPr>
          <w:u w:val="single"/>
        </w:rPr>
        <w:t>Constructing Participation Networks</w:t>
      </w:r>
    </w:p>
    <w:p w14:paraId="12FC7551" w14:textId="44587132" w:rsidR="006A2960" w:rsidRPr="00CB249C" w:rsidRDefault="006A2960" w:rsidP="00D2466B">
      <w:pPr>
        <w:pStyle w:val="Paragraph"/>
        <w:spacing w:before="0"/>
      </w:pPr>
      <w:r w:rsidRPr="006A2960">
        <w:t xml:space="preserve">Fisheries are linked by fisher-mediated interactions. If a vessel </w:t>
      </w:r>
      <w:r w:rsidRPr="006A2960">
        <w:rPr>
          <w:i/>
        </w:rPr>
        <w:t>k</w:t>
      </w:r>
      <w:r w:rsidRPr="006A2960">
        <w:t xml:space="preserve"> fishes in two fisheries </w:t>
      </w:r>
      <w:r w:rsidRPr="006A2960">
        <w:rPr>
          <w:i/>
        </w:rPr>
        <w:t>i</w:t>
      </w:r>
      <w:r w:rsidRPr="006A2960">
        <w:t xml:space="preserve"> and </w:t>
      </w:r>
      <w:r w:rsidRPr="006A2960">
        <w:rPr>
          <w:i/>
        </w:rPr>
        <w:t>j</w:t>
      </w:r>
      <w:r w:rsidRPr="006A2960">
        <w:t xml:space="preserve">, they are linked in vessel </w:t>
      </w:r>
      <w:r w:rsidRPr="006A2960">
        <w:rPr>
          <w:i/>
        </w:rPr>
        <w:t>k</w:t>
      </w:r>
      <w:r w:rsidRPr="006A2960">
        <w:t xml:space="preserve">’s yearly strategy. Thus changes in fishery </w:t>
      </w:r>
      <w:r w:rsidRPr="006A2960">
        <w:rPr>
          <w:i/>
        </w:rPr>
        <w:t>i</w:t>
      </w:r>
      <w:r w:rsidRPr="006A2960">
        <w:t xml:space="preserve"> can change the cost-benefit decisions for vessel </w:t>
      </w:r>
      <w:r w:rsidRPr="006A2960">
        <w:rPr>
          <w:i/>
        </w:rPr>
        <w:t>k</w:t>
      </w:r>
      <w:r w:rsidRPr="006A2960">
        <w:t xml:space="preserve"> fishing in fishery </w:t>
      </w:r>
      <w:r w:rsidRPr="006A2960">
        <w:rPr>
          <w:i/>
        </w:rPr>
        <w:t>j</w:t>
      </w:r>
      <w:r w:rsidRPr="006A2960">
        <w:t xml:space="preserve">. The weight of the interaction between the two fisheries is determined by the density of the vessel linkages between fishery </w:t>
      </w:r>
      <w:r w:rsidRPr="006A2960">
        <w:rPr>
          <w:i/>
        </w:rPr>
        <w:t>i</w:t>
      </w:r>
      <w:r w:rsidRPr="006A2960">
        <w:t xml:space="preserve"> and </w:t>
      </w:r>
      <w:r w:rsidRPr="006A2960">
        <w:rPr>
          <w:i/>
        </w:rPr>
        <w:t>j</w:t>
      </w:r>
      <w:r w:rsidRPr="006A2960">
        <w:t xml:space="preserve">. For a vessel </w:t>
      </w:r>
      <w:r w:rsidRPr="006A2960">
        <w:rPr>
          <w:i/>
        </w:rPr>
        <w:t>k</w:t>
      </w:r>
      <w:r w:rsidRPr="006A2960">
        <w:t>,</w:t>
      </w:r>
      <w:r w:rsidRPr="006A2960">
        <w:rPr>
          <w:i/>
        </w:rPr>
        <w:t xml:space="preserve"> </w:t>
      </w:r>
      <w:r w:rsidRPr="006A2960">
        <w:t xml:space="preserve">link density scales with the amount of total revenue derived between the two fisheries </w:t>
      </w:r>
      <w:r w:rsidRPr="006A2960">
        <w:rPr>
          <w:i/>
        </w:rPr>
        <w:t>R</w:t>
      </w:r>
      <w:r w:rsidRPr="006A2960">
        <w:rPr>
          <w:i/>
          <w:vertAlign w:val="subscript"/>
        </w:rPr>
        <w:t>ijk</w:t>
      </w:r>
      <w:r w:rsidRPr="006A2960">
        <w:t xml:space="preserve"> and the evenness with which the vessel that participates in both fisheries </w:t>
      </w:r>
      <w:r w:rsidRPr="006A2960">
        <w:rPr>
          <w:i/>
        </w:rPr>
        <w:t>i</w:t>
      </w:r>
      <w:r w:rsidRPr="006A2960">
        <w:t xml:space="preserve"> and </w:t>
      </w:r>
      <w:r w:rsidRPr="006A2960">
        <w:rPr>
          <w:i/>
        </w:rPr>
        <w:t xml:space="preserve">j, </w:t>
      </w:r>
      <w:r w:rsidRPr="006A2960">
        <w:t xml:space="preserve">but the more fisheries vessel </w:t>
      </w:r>
      <w:r w:rsidRPr="006A2960">
        <w:rPr>
          <w:i/>
        </w:rPr>
        <w:t>k</w:t>
      </w:r>
      <w:r w:rsidRPr="006A2960">
        <w:t xml:space="preserve"> participates in, the smaller contribution to each fishery. So each vessel contributes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ik</m:t>
                </m:r>
              </m:sub>
            </m:sSub>
            <m:sSub>
              <m:sSubPr>
                <m:ctrlPr>
                  <w:rPr>
                    <w:rFonts w:ascii="Cambria Math" w:hAnsi="Cambria Math"/>
                    <w:i/>
                  </w:rPr>
                </m:ctrlPr>
              </m:sSubPr>
              <m:e>
                <m:r>
                  <w:rPr>
                    <w:rFonts w:ascii="Cambria Math" w:hAnsi="Cambria Math"/>
                  </w:rPr>
                  <m:t>R</m:t>
                </m:r>
              </m:e>
              <m:sub>
                <m:r>
                  <w:rPr>
                    <w:rFonts w:ascii="Cambria Math" w:hAnsi="Cambria Math"/>
                  </w:rPr>
                  <m:t>jk</m:t>
                </m:r>
              </m:sub>
            </m:sSub>
          </m:num>
          <m:den>
            <m:sSub>
              <m:sSubPr>
                <m:ctrlPr>
                  <w:rPr>
                    <w:rFonts w:ascii="Cambria Math" w:hAnsi="Cambria Math"/>
                    <w:i/>
                  </w:rPr>
                </m:ctrlPr>
              </m:sSubPr>
              <m:e>
                <m:r>
                  <w:rPr>
                    <w:rFonts w:ascii="Cambria Math" w:hAnsi="Cambria Math"/>
                  </w:rPr>
                  <m:t>R</m:t>
                </m:r>
              </m:e>
              <m:sub>
                <m:r>
                  <w:rPr>
                    <w:rFonts w:ascii="Cambria Math" w:hAnsi="Cambria Math"/>
                  </w:rPr>
                  <m:t>k</m:t>
                </m:r>
              </m:sub>
            </m:sSub>
          </m:den>
        </m:f>
        <m:sSub>
          <m:sSubPr>
            <m:ctrlPr>
              <w:rPr>
                <w:rFonts w:ascii="Cambria Math" w:hAnsi="Cambria Math"/>
                <w:i/>
              </w:rPr>
            </m:ctrlPr>
          </m:sSubPr>
          <m:e>
            <m:r>
              <w:rPr>
                <w:rFonts w:ascii="Cambria Math" w:hAnsi="Cambria Math"/>
              </w:rPr>
              <m:t>R</m:t>
            </m:r>
          </m:e>
          <m:sub>
            <m:r>
              <w:rPr>
                <w:rFonts w:ascii="Cambria Math" w:hAnsi="Cambria Math"/>
              </w:rPr>
              <m:t>ijk</m:t>
            </m:r>
          </m:sub>
        </m:sSub>
      </m:oMath>
      <w:r w:rsidRPr="006A2960">
        <w:t xml:space="preserve"> to the link weight between fishery </w:t>
      </w:r>
      <w:r w:rsidRPr="006A2960">
        <w:rPr>
          <w:i/>
        </w:rPr>
        <w:t xml:space="preserve">i </w:t>
      </w:r>
      <w:r w:rsidRPr="006A2960">
        <w:t xml:space="preserve">and </w:t>
      </w:r>
      <w:r w:rsidRPr="006A2960">
        <w:rPr>
          <w:i/>
        </w:rPr>
        <w:t>j</w:t>
      </w:r>
      <w:r w:rsidRPr="006A2960">
        <w:t xml:space="preserve">. This results in a fishery-participation network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gridCol w:w="630"/>
      </w:tblGrid>
      <w:tr w:rsidR="00CB249C" w14:paraId="2999C262" w14:textId="77777777" w:rsidTr="00CB249C">
        <w:tc>
          <w:tcPr>
            <w:tcW w:w="8946" w:type="dxa"/>
            <w:vAlign w:val="center"/>
          </w:tcPr>
          <w:p w14:paraId="629387BE" w14:textId="3862E0D7" w:rsidR="00CB249C" w:rsidRDefault="00CB249C" w:rsidP="00D2466B">
            <w:pPr>
              <w:pStyle w:val="Paragraph"/>
              <w:spacing w:before="0"/>
              <w:ind w:firstLine="0"/>
              <w:jc w:val="cente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ik</m:t>
                            </m:r>
                          </m:sub>
                        </m:sSub>
                        <m:sSub>
                          <m:sSubPr>
                            <m:ctrlPr>
                              <w:rPr>
                                <w:rFonts w:ascii="Cambria Math" w:hAnsi="Cambria Math"/>
                                <w:i/>
                              </w:rPr>
                            </m:ctrlPr>
                          </m:sSubPr>
                          <m:e>
                            <m:r>
                              <w:rPr>
                                <w:rFonts w:ascii="Cambria Math" w:hAnsi="Cambria Math"/>
                              </w:rPr>
                              <m:t>R</m:t>
                            </m:r>
                          </m:e>
                          <m:sub>
                            <m:r>
                              <w:rPr>
                                <w:rFonts w:ascii="Cambria Math" w:hAnsi="Cambria Math"/>
                              </w:rPr>
                              <m:t>jk</m:t>
                            </m:r>
                          </m:sub>
                        </m:sSub>
                      </m:num>
                      <m:den>
                        <m:sSub>
                          <m:sSubPr>
                            <m:ctrlPr>
                              <w:rPr>
                                <w:rFonts w:ascii="Cambria Math" w:hAnsi="Cambria Math"/>
                                <w:i/>
                              </w:rPr>
                            </m:ctrlPr>
                          </m:sSubPr>
                          <m:e>
                            <m:r>
                              <w:rPr>
                                <w:rFonts w:ascii="Cambria Math" w:hAnsi="Cambria Math"/>
                              </w:rPr>
                              <m:t>R</m:t>
                            </m:r>
                          </m:e>
                          <m:sub>
                            <m:r>
                              <w:rPr>
                                <w:rFonts w:ascii="Cambria Math" w:hAnsi="Cambria Math"/>
                              </w:rPr>
                              <m:t>k</m:t>
                            </m:r>
                          </m:sub>
                        </m:sSub>
                      </m:den>
                    </m:f>
                    <m:sSub>
                      <m:sSubPr>
                        <m:ctrlPr>
                          <w:rPr>
                            <w:rFonts w:ascii="Cambria Math" w:hAnsi="Cambria Math"/>
                            <w:i/>
                          </w:rPr>
                        </m:ctrlPr>
                      </m:sSubPr>
                      <m:e>
                        <m:r>
                          <w:rPr>
                            <w:rFonts w:ascii="Cambria Math" w:hAnsi="Cambria Math"/>
                          </w:rPr>
                          <m:t>R</m:t>
                        </m:r>
                      </m:e>
                      <m:sub>
                        <m:r>
                          <w:rPr>
                            <w:rFonts w:ascii="Cambria Math" w:hAnsi="Cambria Math"/>
                          </w:rPr>
                          <m:t>ijk</m:t>
                        </m:r>
                      </m:sub>
                    </m:sSub>
                  </m:e>
                </m:nary>
              </m:oMath>
            </m:oMathPara>
          </w:p>
        </w:tc>
        <w:tc>
          <w:tcPr>
            <w:tcW w:w="630" w:type="dxa"/>
            <w:vAlign w:val="center"/>
          </w:tcPr>
          <w:p w14:paraId="50CB7D7B" w14:textId="0FFB63E2" w:rsidR="00CB249C" w:rsidRPr="00CB249C" w:rsidRDefault="00CB249C" w:rsidP="00D2466B">
            <w:pPr>
              <w:pStyle w:val="Paragraph"/>
              <w:spacing w:before="0"/>
              <w:ind w:firstLine="0"/>
              <w:jc w:val="right"/>
              <w:rPr>
                <w:rFonts w:ascii="Times New Roman" w:hAnsi="Times New Roman" w:cs="Times New Roman"/>
              </w:rPr>
            </w:pPr>
            <w:r w:rsidRPr="00CB249C">
              <w:rPr>
                <w:rFonts w:ascii="Times New Roman" w:hAnsi="Times New Roman" w:cs="Times New Roman"/>
              </w:rPr>
              <w:t>(S1)</w:t>
            </w:r>
          </w:p>
        </w:tc>
      </w:tr>
    </w:tbl>
    <w:p w14:paraId="7A2D5354" w14:textId="0A35ED16" w:rsidR="006A2960" w:rsidRPr="006A2960" w:rsidRDefault="006A2960" w:rsidP="00D2466B">
      <w:pPr>
        <w:pStyle w:val="Paragraph"/>
        <w:spacing w:before="0"/>
      </w:pPr>
      <w:r w:rsidRPr="006A2960">
        <w:t xml:space="preserve">One limitation of using vessels as a proxy for individual fishermen is that it’s impossible to know if vessels changed </w:t>
      </w:r>
      <w:r w:rsidR="0094071D">
        <w:t xml:space="preserve">hands. With a short enough </w:t>
      </w:r>
      <w:r w:rsidR="00A50472">
        <w:t>time</w:t>
      </w:r>
      <w:r w:rsidR="00A50472" w:rsidRPr="006A2960">
        <w:t xml:space="preserve"> series</w:t>
      </w:r>
      <w:r w:rsidRPr="006A2960">
        <w:t xml:space="preserve">, the risk of this might be slight, but with 8 years of data, it’s probable that at least some vessels were transferred. This is especially likely because some major changes occurred (i.e. the chinook salmon troll fishery closed and the general economic recession in 2008-2009; implementation of individual-transferable quotas in groundfish trawl fishery in 2011). Grouping across years, and across possible transfers in those cases, would smear the patterns of participation and obscure common subsets of fisheries that co-occur. To address the problem of vessel transfer, I split up vessels into vessel-year replicates. </w:t>
      </w:r>
    </w:p>
    <w:p w14:paraId="5EEB3CDF" w14:textId="77777777" w:rsidR="00CB249C" w:rsidRDefault="006A2960" w:rsidP="00D2466B">
      <w:pPr>
        <w:pStyle w:val="Paragraph"/>
        <w:spacing w:before="0"/>
      </w:pPr>
      <w:r w:rsidRPr="006A2960">
        <w:t>To examine regional participation networks, we grouped landings by port-group. These port groups have been constructed to combine together ports that are part of the same fishing community (i.e. all San Diego-area ports</w:t>
      </w:r>
      <w:r w:rsidR="00CB249C">
        <w:t>, Table S1</w:t>
      </w:r>
      <w:r w:rsidRPr="006A2960">
        <w:t>).</w:t>
      </w:r>
    </w:p>
    <w:p w14:paraId="198C4866" w14:textId="77777777" w:rsidR="00E47ADC" w:rsidRDefault="00E47ADC" w:rsidP="00D2466B">
      <w:pPr>
        <w:pStyle w:val="Paragraph"/>
        <w:spacing w:before="0"/>
        <w:ind w:firstLine="0"/>
      </w:pPr>
    </w:p>
    <w:p w14:paraId="18E62FD4" w14:textId="77777777" w:rsidR="00E47ADC" w:rsidRDefault="00E47ADC" w:rsidP="00D2466B">
      <w:pPr>
        <w:pStyle w:val="Paragraph"/>
        <w:spacing w:before="0"/>
        <w:ind w:firstLine="0"/>
        <w:rPr>
          <w:b/>
        </w:rPr>
      </w:pPr>
      <w:r>
        <w:rPr>
          <w:b/>
        </w:rPr>
        <w:t>Table S1.</w:t>
      </w:r>
    </w:p>
    <w:p w14:paraId="37E2B27B" w14:textId="06561E7A" w:rsidR="006A2960" w:rsidRDefault="006A2960" w:rsidP="00D2466B">
      <w:pPr>
        <w:pStyle w:val="Paragraph"/>
        <w:spacing w:before="0"/>
        <w:ind w:firstLine="0"/>
      </w:pPr>
      <w:r w:rsidRPr="006A2960">
        <w:t xml:space="preserve"> </w:t>
      </w:r>
      <w:r w:rsidR="00E47ADC">
        <w:t xml:space="preserve">Port groups for the US west coast are composed of indivudal port communities grouped based on geographic distance. </w:t>
      </w:r>
    </w:p>
    <w:tbl>
      <w:tblPr>
        <w:tblStyle w:val="TableGrid"/>
        <w:tblW w:w="7668" w:type="dxa"/>
        <w:tblLook w:val="04A0" w:firstRow="1" w:lastRow="0" w:firstColumn="1" w:lastColumn="0" w:noHBand="0" w:noVBand="1"/>
      </w:tblPr>
      <w:tblGrid>
        <w:gridCol w:w="1548"/>
        <w:gridCol w:w="1170"/>
        <w:gridCol w:w="4950"/>
      </w:tblGrid>
      <w:tr w:rsidR="00B01B28" w:rsidRPr="00B01B28" w14:paraId="3642D759" w14:textId="77777777" w:rsidTr="00B01B28">
        <w:trPr>
          <w:trHeight w:val="320"/>
        </w:trPr>
        <w:tc>
          <w:tcPr>
            <w:tcW w:w="1548" w:type="dxa"/>
            <w:noWrap/>
            <w:hideMark/>
          </w:tcPr>
          <w:p w14:paraId="6303071D" w14:textId="1C9936C2" w:rsidR="00B01B28" w:rsidRPr="00B01B28" w:rsidRDefault="00B01B28" w:rsidP="00B01B28">
            <w:pPr>
              <w:rPr>
                <w:rFonts w:ascii="Times New Roman" w:eastAsia="Times New Roman" w:hAnsi="Times New Roman" w:cs="Times New Roman"/>
                <w:b/>
                <w:color w:val="000000"/>
              </w:rPr>
            </w:pPr>
            <w:r>
              <w:rPr>
                <w:rFonts w:ascii="Times New Roman" w:eastAsia="Times New Roman" w:hAnsi="Times New Roman" w:cs="Times New Roman"/>
                <w:b/>
                <w:color w:val="000000"/>
              </w:rPr>
              <w:t>Port Group</w:t>
            </w:r>
          </w:p>
        </w:tc>
        <w:tc>
          <w:tcPr>
            <w:tcW w:w="1170" w:type="dxa"/>
            <w:noWrap/>
            <w:hideMark/>
          </w:tcPr>
          <w:p w14:paraId="0634BEA7" w14:textId="08609255" w:rsidR="00B01B28" w:rsidRPr="00B01B28" w:rsidRDefault="00B01B28" w:rsidP="00B01B28">
            <w:pPr>
              <w:rPr>
                <w:rFonts w:ascii="Times New Roman" w:eastAsia="Times New Roman" w:hAnsi="Times New Roman" w:cs="Times New Roman"/>
                <w:b/>
                <w:color w:val="000000"/>
              </w:rPr>
            </w:pPr>
            <w:r>
              <w:rPr>
                <w:rFonts w:ascii="Times New Roman" w:eastAsia="Times New Roman" w:hAnsi="Times New Roman" w:cs="Times New Roman"/>
                <w:b/>
                <w:color w:val="000000"/>
              </w:rPr>
              <w:t>Port ID</w:t>
            </w:r>
          </w:p>
        </w:tc>
        <w:tc>
          <w:tcPr>
            <w:tcW w:w="4950" w:type="dxa"/>
            <w:noWrap/>
            <w:hideMark/>
          </w:tcPr>
          <w:p w14:paraId="3082BB59" w14:textId="77777777" w:rsidR="00B01B28" w:rsidRPr="00B01B28" w:rsidRDefault="00B01B28" w:rsidP="00B01B28">
            <w:pPr>
              <w:rPr>
                <w:rFonts w:ascii="Times New Roman" w:eastAsia="Times New Roman" w:hAnsi="Times New Roman" w:cs="Times New Roman"/>
                <w:b/>
                <w:color w:val="000000"/>
              </w:rPr>
            </w:pPr>
            <w:r w:rsidRPr="00B01B28">
              <w:rPr>
                <w:rFonts w:ascii="Times New Roman" w:eastAsia="Times New Roman" w:hAnsi="Times New Roman" w:cs="Times New Roman"/>
                <w:b/>
                <w:color w:val="000000"/>
              </w:rPr>
              <w:t>Name</w:t>
            </w:r>
          </w:p>
        </w:tc>
      </w:tr>
      <w:tr w:rsidR="00B01B28" w:rsidRPr="00B01B28" w14:paraId="23700051" w14:textId="77777777" w:rsidTr="00B01B28">
        <w:trPr>
          <w:trHeight w:val="320"/>
        </w:trPr>
        <w:tc>
          <w:tcPr>
            <w:tcW w:w="1548" w:type="dxa"/>
            <w:noWrap/>
            <w:hideMark/>
          </w:tcPr>
          <w:p w14:paraId="3D4C384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NPS</w:t>
            </w:r>
          </w:p>
        </w:tc>
        <w:tc>
          <w:tcPr>
            <w:tcW w:w="1170" w:type="dxa"/>
            <w:noWrap/>
            <w:hideMark/>
          </w:tcPr>
          <w:p w14:paraId="3018493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BLL</w:t>
            </w:r>
          </w:p>
        </w:tc>
        <w:tc>
          <w:tcPr>
            <w:tcW w:w="4950" w:type="dxa"/>
            <w:noWrap/>
            <w:hideMark/>
          </w:tcPr>
          <w:p w14:paraId="2EBED1F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bellingham bay</w:t>
            </w:r>
          </w:p>
        </w:tc>
      </w:tr>
      <w:tr w:rsidR="00B01B28" w:rsidRPr="00B01B28" w14:paraId="33ACAE93" w14:textId="77777777" w:rsidTr="00B01B28">
        <w:trPr>
          <w:trHeight w:val="320"/>
        </w:trPr>
        <w:tc>
          <w:tcPr>
            <w:tcW w:w="1548" w:type="dxa"/>
            <w:noWrap/>
            <w:hideMark/>
          </w:tcPr>
          <w:p w14:paraId="1AC8F8C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NPS</w:t>
            </w:r>
          </w:p>
        </w:tc>
        <w:tc>
          <w:tcPr>
            <w:tcW w:w="1170" w:type="dxa"/>
            <w:noWrap/>
            <w:hideMark/>
          </w:tcPr>
          <w:p w14:paraId="2AFC732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TNS</w:t>
            </w:r>
          </w:p>
        </w:tc>
        <w:tc>
          <w:tcPr>
            <w:tcW w:w="4950" w:type="dxa"/>
            <w:noWrap/>
            <w:hideMark/>
          </w:tcPr>
          <w:p w14:paraId="31D9C9D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port townsend</w:t>
            </w:r>
          </w:p>
        </w:tc>
      </w:tr>
      <w:tr w:rsidR="00B01B28" w:rsidRPr="00B01B28" w14:paraId="6D79F094" w14:textId="77777777" w:rsidTr="00B01B28">
        <w:trPr>
          <w:trHeight w:val="320"/>
        </w:trPr>
        <w:tc>
          <w:tcPr>
            <w:tcW w:w="1548" w:type="dxa"/>
            <w:noWrap/>
            <w:hideMark/>
          </w:tcPr>
          <w:p w14:paraId="02B1FAC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NPS</w:t>
            </w:r>
          </w:p>
        </w:tc>
        <w:tc>
          <w:tcPr>
            <w:tcW w:w="1170" w:type="dxa"/>
            <w:noWrap/>
            <w:hideMark/>
          </w:tcPr>
          <w:p w14:paraId="00EE285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PAG</w:t>
            </w:r>
          </w:p>
        </w:tc>
        <w:tc>
          <w:tcPr>
            <w:tcW w:w="4950" w:type="dxa"/>
            <w:noWrap/>
            <w:hideMark/>
          </w:tcPr>
          <w:p w14:paraId="4B8E641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port angeles</w:t>
            </w:r>
          </w:p>
        </w:tc>
      </w:tr>
      <w:tr w:rsidR="00B01B28" w:rsidRPr="00B01B28" w14:paraId="6BE05E0C" w14:textId="77777777" w:rsidTr="00B01B28">
        <w:trPr>
          <w:trHeight w:val="320"/>
        </w:trPr>
        <w:tc>
          <w:tcPr>
            <w:tcW w:w="1548" w:type="dxa"/>
            <w:noWrap/>
            <w:hideMark/>
          </w:tcPr>
          <w:p w14:paraId="7A0F5ED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NPS</w:t>
            </w:r>
          </w:p>
        </w:tc>
        <w:tc>
          <w:tcPr>
            <w:tcW w:w="1170" w:type="dxa"/>
            <w:noWrap/>
            <w:hideMark/>
          </w:tcPr>
          <w:p w14:paraId="3AB7434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ANA</w:t>
            </w:r>
          </w:p>
        </w:tc>
        <w:tc>
          <w:tcPr>
            <w:tcW w:w="4950" w:type="dxa"/>
            <w:noWrap/>
            <w:hideMark/>
          </w:tcPr>
          <w:p w14:paraId="239D433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anacortes</w:t>
            </w:r>
          </w:p>
        </w:tc>
      </w:tr>
      <w:tr w:rsidR="00B01B28" w:rsidRPr="00B01B28" w14:paraId="24501CDB" w14:textId="77777777" w:rsidTr="00B01B28">
        <w:trPr>
          <w:trHeight w:val="320"/>
        </w:trPr>
        <w:tc>
          <w:tcPr>
            <w:tcW w:w="1548" w:type="dxa"/>
            <w:noWrap/>
            <w:hideMark/>
          </w:tcPr>
          <w:p w14:paraId="1984D19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NPS</w:t>
            </w:r>
          </w:p>
        </w:tc>
        <w:tc>
          <w:tcPr>
            <w:tcW w:w="1170" w:type="dxa"/>
            <w:noWrap/>
            <w:hideMark/>
          </w:tcPr>
          <w:p w14:paraId="176988F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SEQ</w:t>
            </w:r>
          </w:p>
        </w:tc>
        <w:tc>
          <w:tcPr>
            <w:tcW w:w="4950" w:type="dxa"/>
            <w:noWrap/>
            <w:hideMark/>
          </w:tcPr>
          <w:p w14:paraId="46B82FE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sequim</w:t>
            </w:r>
          </w:p>
        </w:tc>
      </w:tr>
      <w:tr w:rsidR="00B01B28" w:rsidRPr="00B01B28" w14:paraId="510B27B8" w14:textId="77777777" w:rsidTr="00B01B28">
        <w:trPr>
          <w:trHeight w:val="320"/>
        </w:trPr>
        <w:tc>
          <w:tcPr>
            <w:tcW w:w="1548" w:type="dxa"/>
            <w:noWrap/>
            <w:hideMark/>
          </w:tcPr>
          <w:p w14:paraId="306FB74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NPS</w:t>
            </w:r>
          </w:p>
        </w:tc>
        <w:tc>
          <w:tcPr>
            <w:tcW w:w="1170" w:type="dxa"/>
            <w:noWrap/>
            <w:hideMark/>
          </w:tcPr>
          <w:p w14:paraId="48D60D3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LAC</w:t>
            </w:r>
          </w:p>
        </w:tc>
        <w:tc>
          <w:tcPr>
            <w:tcW w:w="4950" w:type="dxa"/>
            <w:noWrap/>
            <w:hideMark/>
          </w:tcPr>
          <w:p w14:paraId="56C586D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la conner</w:t>
            </w:r>
          </w:p>
        </w:tc>
      </w:tr>
      <w:tr w:rsidR="00B01B28" w:rsidRPr="00B01B28" w14:paraId="0EF4224C" w14:textId="77777777" w:rsidTr="00B01B28">
        <w:trPr>
          <w:trHeight w:val="320"/>
        </w:trPr>
        <w:tc>
          <w:tcPr>
            <w:tcW w:w="1548" w:type="dxa"/>
            <w:noWrap/>
            <w:hideMark/>
          </w:tcPr>
          <w:p w14:paraId="33FFAEB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NPS</w:t>
            </w:r>
          </w:p>
        </w:tc>
        <w:tc>
          <w:tcPr>
            <w:tcW w:w="1170" w:type="dxa"/>
            <w:noWrap/>
            <w:hideMark/>
          </w:tcPr>
          <w:p w14:paraId="72DD5E8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NEA</w:t>
            </w:r>
          </w:p>
        </w:tc>
        <w:tc>
          <w:tcPr>
            <w:tcW w:w="4950" w:type="dxa"/>
            <w:noWrap/>
            <w:hideMark/>
          </w:tcPr>
          <w:p w14:paraId="3180D4B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neah bay</w:t>
            </w:r>
          </w:p>
        </w:tc>
      </w:tr>
      <w:tr w:rsidR="00B01B28" w:rsidRPr="00B01B28" w14:paraId="1198F0EB" w14:textId="77777777" w:rsidTr="00B01B28">
        <w:trPr>
          <w:trHeight w:val="320"/>
        </w:trPr>
        <w:tc>
          <w:tcPr>
            <w:tcW w:w="1548" w:type="dxa"/>
            <w:noWrap/>
            <w:hideMark/>
          </w:tcPr>
          <w:p w14:paraId="46D477C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NPS</w:t>
            </w:r>
          </w:p>
        </w:tc>
        <w:tc>
          <w:tcPr>
            <w:tcW w:w="1170" w:type="dxa"/>
            <w:noWrap/>
            <w:hideMark/>
          </w:tcPr>
          <w:p w14:paraId="6002FF2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FRI</w:t>
            </w:r>
          </w:p>
        </w:tc>
        <w:tc>
          <w:tcPr>
            <w:tcW w:w="4950" w:type="dxa"/>
            <w:noWrap/>
            <w:hideMark/>
          </w:tcPr>
          <w:p w14:paraId="6E03656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friday harbor</w:t>
            </w:r>
          </w:p>
        </w:tc>
      </w:tr>
      <w:tr w:rsidR="00B01B28" w:rsidRPr="00B01B28" w14:paraId="32E59FB1" w14:textId="77777777" w:rsidTr="00B01B28">
        <w:trPr>
          <w:trHeight w:val="320"/>
        </w:trPr>
        <w:tc>
          <w:tcPr>
            <w:tcW w:w="1548" w:type="dxa"/>
            <w:noWrap/>
            <w:hideMark/>
          </w:tcPr>
          <w:p w14:paraId="335F2B0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lastRenderedPageBreak/>
              <w:t>NPS</w:t>
            </w:r>
          </w:p>
        </w:tc>
        <w:tc>
          <w:tcPr>
            <w:tcW w:w="1170" w:type="dxa"/>
            <w:noWrap/>
            <w:hideMark/>
          </w:tcPr>
          <w:p w14:paraId="6502AC9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BLN</w:t>
            </w:r>
          </w:p>
        </w:tc>
        <w:tc>
          <w:tcPr>
            <w:tcW w:w="4950" w:type="dxa"/>
            <w:noWrap/>
            <w:hideMark/>
          </w:tcPr>
          <w:p w14:paraId="32A32EA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blaine</w:t>
            </w:r>
          </w:p>
        </w:tc>
      </w:tr>
      <w:tr w:rsidR="00B01B28" w:rsidRPr="00B01B28" w14:paraId="73A54622" w14:textId="77777777" w:rsidTr="00B01B28">
        <w:trPr>
          <w:trHeight w:val="320"/>
        </w:trPr>
        <w:tc>
          <w:tcPr>
            <w:tcW w:w="1548" w:type="dxa"/>
            <w:noWrap/>
            <w:hideMark/>
          </w:tcPr>
          <w:p w14:paraId="2E2C18C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NPS</w:t>
            </w:r>
          </w:p>
        </w:tc>
        <w:tc>
          <w:tcPr>
            <w:tcW w:w="1170" w:type="dxa"/>
            <w:noWrap/>
            <w:hideMark/>
          </w:tcPr>
          <w:p w14:paraId="6CC03F9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ONP</w:t>
            </w:r>
          </w:p>
        </w:tc>
        <w:tc>
          <w:tcPr>
            <w:tcW w:w="4950" w:type="dxa"/>
            <w:noWrap/>
            <w:hideMark/>
          </w:tcPr>
          <w:p w14:paraId="2654A33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other north puget sound ports</w:t>
            </w:r>
          </w:p>
        </w:tc>
      </w:tr>
      <w:tr w:rsidR="00B01B28" w:rsidRPr="00B01B28" w14:paraId="003CC385" w14:textId="77777777" w:rsidTr="00B01B28">
        <w:trPr>
          <w:trHeight w:val="320"/>
        </w:trPr>
        <w:tc>
          <w:tcPr>
            <w:tcW w:w="1548" w:type="dxa"/>
            <w:noWrap/>
            <w:hideMark/>
          </w:tcPr>
          <w:p w14:paraId="268071A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SPS</w:t>
            </w:r>
          </w:p>
        </w:tc>
        <w:tc>
          <w:tcPr>
            <w:tcW w:w="1170" w:type="dxa"/>
            <w:noWrap/>
            <w:hideMark/>
          </w:tcPr>
          <w:p w14:paraId="2894CB5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SEA</w:t>
            </w:r>
          </w:p>
        </w:tc>
        <w:tc>
          <w:tcPr>
            <w:tcW w:w="4950" w:type="dxa"/>
            <w:noWrap/>
            <w:hideMark/>
          </w:tcPr>
          <w:p w14:paraId="6F49A0DE"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seattle</w:t>
            </w:r>
          </w:p>
        </w:tc>
      </w:tr>
      <w:tr w:rsidR="00B01B28" w:rsidRPr="00B01B28" w14:paraId="06B12704" w14:textId="77777777" w:rsidTr="00B01B28">
        <w:trPr>
          <w:trHeight w:val="320"/>
        </w:trPr>
        <w:tc>
          <w:tcPr>
            <w:tcW w:w="1548" w:type="dxa"/>
            <w:noWrap/>
            <w:hideMark/>
          </w:tcPr>
          <w:p w14:paraId="36256AD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SPS</w:t>
            </w:r>
          </w:p>
        </w:tc>
        <w:tc>
          <w:tcPr>
            <w:tcW w:w="1170" w:type="dxa"/>
            <w:noWrap/>
            <w:hideMark/>
          </w:tcPr>
          <w:p w14:paraId="54812D7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OLY</w:t>
            </w:r>
          </w:p>
        </w:tc>
        <w:tc>
          <w:tcPr>
            <w:tcW w:w="4950" w:type="dxa"/>
            <w:noWrap/>
            <w:hideMark/>
          </w:tcPr>
          <w:p w14:paraId="7ABA61F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olympia</w:t>
            </w:r>
          </w:p>
        </w:tc>
      </w:tr>
      <w:tr w:rsidR="00B01B28" w:rsidRPr="00B01B28" w14:paraId="2472C9CE" w14:textId="77777777" w:rsidTr="00B01B28">
        <w:trPr>
          <w:trHeight w:val="320"/>
        </w:trPr>
        <w:tc>
          <w:tcPr>
            <w:tcW w:w="1548" w:type="dxa"/>
            <w:noWrap/>
            <w:hideMark/>
          </w:tcPr>
          <w:p w14:paraId="553281F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SPS</w:t>
            </w:r>
          </w:p>
        </w:tc>
        <w:tc>
          <w:tcPr>
            <w:tcW w:w="1170" w:type="dxa"/>
            <w:noWrap/>
            <w:hideMark/>
          </w:tcPr>
          <w:p w14:paraId="0DB0E5CE"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EVR</w:t>
            </w:r>
          </w:p>
        </w:tc>
        <w:tc>
          <w:tcPr>
            <w:tcW w:w="4950" w:type="dxa"/>
            <w:noWrap/>
            <w:hideMark/>
          </w:tcPr>
          <w:p w14:paraId="566CDA1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everett</w:t>
            </w:r>
          </w:p>
        </w:tc>
      </w:tr>
      <w:tr w:rsidR="00B01B28" w:rsidRPr="00B01B28" w14:paraId="3AA40344" w14:textId="77777777" w:rsidTr="00B01B28">
        <w:trPr>
          <w:trHeight w:val="320"/>
        </w:trPr>
        <w:tc>
          <w:tcPr>
            <w:tcW w:w="1548" w:type="dxa"/>
            <w:noWrap/>
            <w:hideMark/>
          </w:tcPr>
          <w:p w14:paraId="62B4B32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SPS</w:t>
            </w:r>
          </w:p>
        </w:tc>
        <w:tc>
          <w:tcPr>
            <w:tcW w:w="1170" w:type="dxa"/>
            <w:noWrap/>
            <w:hideMark/>
          </w:tcPr>
          <w:p w14:paraId="494AF9A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SHL</w:t>
            </w:r>
          </w:p>
        </w:tc>
        <w:tc>
          <w:tcPr>
            <w:tcW w:w="4950" w:type="dxa"/>
            <w:noWrap/>
            <w:hideMark/>
          </w:tcPr>
          <w:p w14:paraId="5C574A0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shelton</w:t>
            </w:r>
          </w:p>
        </w:tc>
      </w:tr>
      <w:tr w:rsidR="00B01B28" w:rsidRPr="00B01B28" w14:paraId="68F1CBF0" w14:textId="77777777" w:rsidTr="00B01B28">
        <w:trPr>
          <w:trHeight w:val="320"/>
        </w:trPr>
        <w:tc>
          <w:tcPr>
            <w:tcW w:w="1548" w:type="dxa"/>
            <w:noWrap/>
            <w:hideMark/>
          </w:tcPr>
          <w:p w14:paraId="411E0884"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SPS</w:t>
            </w:r>
          </w:p>
        </w:tc>
        <w:tc>
          <w:tcPr>
            <w:tcW w:w="1170" w:type="dxa"/>
            <w:noWrap/>
            <w:hideMark/>
          </w:tcPr>
          <w:p w14:paraId="38398E5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TAC</w:t>
            </w:r>
          </w:p>
        </w:tc>
        <w:tc>
          <w:tcPr>
            <w:tcW w:w="4950" w:type="dxa"/>
            <w:noWrap/>
            <w:hideMark/>
          </w:tcPr>
          <w:p w14:paraId="13175A8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tacoma</w:t>
            </w:r>
          </w:p>
        </w:tc>
      </w:tr>
      <w:tr w:rsidR="00B01B28" w:rsidRPr="00B01B28" w14:paraId="216EF1C1" w14:textId="77777777" w:rsidTr="00B01B28">
        <w:trPr>
          <w:trHeight w:val="320"/>
        </w:trPr>
        <w:tc>
          <w:tcPr>
            <w:tcW w:w="1548" w:type="dxa"/>
            <w:noWrap/>
            <w:hideMark/>
          </w:tcPr>
          <w:p w14:paraId="1F29A23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CWA</w:t>
            </w:r>
          </w:p>
        </w:tc>
        <w:tc>
          <w:tcPr>
            <w:tcW w:w="1170" w:type="dxa"/>
            <w:noWrap/>
            <w:hideMark/>
          </w:tcPr>
          <w:p w14:paraId="1B41AEC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WPT</w:t>
            </w:r>
          </w:p>
        </w:tc>
        <w:tc>
          <w:tcPr>
            <w:tcW w:w="4950" w:type="dxa"/>
            <w:noWrap/>
            <w:hideMark/>
          </w:tcPr>
          <w:p w14:paraId="41DB50C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westport</w:t>
            </w:r>
          </w:p>
        </w:tc>
      </w:tr>
      <w:tr w:rsidR="00B01B28" w:rsidRPr="00B01B28" w14:paraId="125BA976" w14:textId="77777777" w:rsidTr="00B01B28">
        <w:trPr>
          <w:trHeight w:val="320"/>
        </w:trPr>
        <w:tc>
          <w:tcPr>
            <w:tcW w:w="1548" w:type="dxa"/>
            <w:noWrap/>
            <w:hideMark/>
          </w:tcPr>
          <w:p w14:paraId="383D2E7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CWA</w:t>
            </w:r>
          </w:p>
        </w:tc>
        <w:tc>
          <w:tcPr>
            <w:tcW w:w="1170" w:type="dxa"/>
            <w:noWrap/>
            <w:hideMark/>
          </w:tcPr>
          <w:p w14:paraId="1E2C4B4C"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LAP</w:t>
            </w:r>
          </w:p>
        </w:tc>
        <w:tc>
          <w:tcPr>
            <w:tcW w:w="4950" w:type="dxa"/>
            <w:noWrap/>
            <w:hideMark/>
          </w:tcPr>
          <w:p w14:paraId="245161B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la push</w:t>
            </w:r>
          </w:p>
        </w:tc>
      </w:tr>
      <w:tr w:rsidR="00B01B28" w:rsidRPr="00B01B28" w14:paraId="14793B42" w14:textId="77777777" w:rsidTr="00B01B28">
        <w:trPr>
          <w:trHeight w:val="320"/>
        </w:trPr>
        <w:tc>
          <w:tcPr>
            <w:tcW w:w="1548" w:type="dxa"/>
            <w:noWrap/>
            <w:hideMark/>
          </w:tcPr>
          <w:p w14:paraId="6180D6D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CWA</w:t>
            </w:r>
          </w:p>
        </w:tc>
        <w:tc>
          <w:tcPr>
            <w:tcW w:w="1170" w:type="dxa"/>
            <w:noWrap/>
            <w:hideMark/>
          </w:tcPr>
          <w:p w14:paraId="26BF51D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OWC</w:t>
            </w:r>
          </w:p>
        </w:tc>
        <w:tc>
          <w:tcPr>
            <w:tcW w:w="4950" w:type="dxa"/>
            <w:noWrap/>
            <w:hideMark/>
          </w:tcPr>
          <w:p w14:paraId="14B4A85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other washingtion coastal ports</w:t>
            </w:r>
          </w:p>
        </w:tc>
      </w:tr>
      <w:tr w:rsidR="00B01B28" w:rsidRPr="00B01B28" w14:paraId="51EFAC34" w14:textId="77777777" w:rsidTr="00B01B28">
        <w:trPr>
          <w:trHeight w:val="320"/>
        </w:trPr>
        <w:tc>
          <w:tcPr>
            <w:tcW w:w="1548" w:type="dxa"/>
            <w:noWrap/>
            <w:hideMark/>
          </w:tcPr>
          <w:p w14:paraId="09E31F8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CWA</w:t>
            </w:r>
          </w:p>
        </w:tc>
        <w:tc>
          <w:tcPr>
            <w:tcW w:w="1170" w:type="dxa"/>
            <w:noWrap/>
            <w:hideMark/>
          </w:tcPr>
          <w:p w14:paraId="693E567C"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WLB</w:t>
            </w:r>
          </w:p>
        </w:tc>
        <w:tc>
          <w:tcPr>
            <w:tcW w:w="4950" w:type="dxa"/>
            <w:noWrap/>
            <w:hideMark/>
          </w:tcPr>
          <w:p w14:paraId="1788D354"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willapa bay</w:t>
            </w:r>
          </w:p>
        </w:tc>
      </w:tr>
      <w:tr w:rsidR="00B01B28" w:rsidRPr="00B01B28" w14:paraId="4A6D17EA" w14:textId="77777777" w:rsidTr="00B01B28">
        <w:trPr>
          <w:trHeight w:val="320"/>
        </w:trPr>
        <w:tc>
          <w:tcPr>
            <w:tcW w:w="1548" w:type="dxa"/>
            <w:noWrap/>
            <w:hideMark/>
          </w:tcPr>
          <w:p w14:paraId="72AE1D0E"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CWA</w:t>
            </w:r>
          </w:p>
        </w:tc>
        <w:tc>
          <w:tcPr>
            <w:tcW w:w="1170" w:type="dxa"/>
            <w:noWrap/>
            <w:hideMark/>
          </w:tcPr>
          <w:p w14:paraId="1C9D9DF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GRH</w:t>
            </w:r>
          </w:p>
        </w:tc>
        <w:tc>
          <w:tcPr>
            <w:tcW w:w="4950" w:type="dxa"/>
            <w:noWrap/>
            <w:hideMark/>
          </w:tcPr>
          <w:p w14:paraId="65C10A2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grays harbor</w:t>
            </w:r>
          </w:p>
        </w:tc>
      </w:tr>
      <w:tr w:rsidR="00B01B28" w:rsidRPr="00B01B28" w14:paraId="4F4D411F" w14:textId="77777777" w:rsidTr="00B01B28">
        <w:trPr>
          <w:trHeight w:val="320"/>
        </w:trPr>
        <w:tc>
          <w:tcPr>
            <w:tcW w:w="1548" w:type="dxa"/>
            <w:noWrap/>
            <w:hideMark/>
          </w:tcPr>
          <w:p w14:paraId="563B3A7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CLW</w:t>
            </w:r>
          </w:p>
        </w:tc>
        <w:tc>
          <w:tcPr>
            <w:tcW w:w="1170" w:type="dxa"/>
            <w:noWrap/>
            <w:hideMark/>
          </w:tcPr>
          <w:p w14:paraId="393E7B2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LWC</w:t>
            </w:r>
          </w:p>
        </w:tc>
        <w:tc>
          <w:tcPr>
            <w:tcW w:w="4950" w:type="dxa"/>
            <w:noWrap/>
            <w:hideMark/>
          </w:tcPr>
          <w:p w14:paraId="2D07B9E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ilwaco/chinook</w:t>
            </w:r>
          </w:p>
        </w:tc>
      </w:tr>
      <w:tr w:rsidR="00B01B28" w:rsidRPr="00B01B28" w14:paraId="1BFDB44E" w14:textId="77777777" w:rsidTr="00B01B28">
        <w:trPr>
          <w:trHeight w:val="320"/>
        </w:trPr>
        <w:tc>
          <w:tcPr>
            <w:tcW w:w="1548" w:type="dxa"/>
            <w:noWrap/>
            <w:hideMark/>
          </w:tcPr>
          <w:p w14:paraId="61C8131C"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CLW</w:t>
            </w:r>
          </w:p>
        </w:tc>
        <w:tc>
          <w:tcPr>
            <w:tcW w:w="1170" w:type="dxa"/>
            <w:noWrap/>
            <w:hideMark/>
          </w:tcPr>
          <w:p w14:paraId="5391F2A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OCR</w:t>
            </w:r>
          </w:p>
        </w:tc>
        <w:tc>
          <w:tcPr>
            <w:tcW w:w="4950" w:type="dxa"/>
            <w:noWrap/>
            <w:hideMark/>
          </w:tcPr>
          <w:p w14:paraId="21162C6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other columbia river ports</w:t>
            </w:r>
          </w:p>
        </w:tc>
      </w:tr>
      <w:tr w:rsidR="00B01B28" w:rsidRPr="00B01B28" w14:paraId="57F31309" w14:textId="77777777" w:rsidTr="00B01B28">
        <w:trPr>
          <w:trHeight w:val="320"/>
        </w:trPr>
        <w:tc>
          <w:tcPr>
            <w:tcW w:w="1548" w:type="dxa"/>
            <w:noWrap/>
            <w:hideMark/>
          </w:tcPr>
          <w:p w14:paraId="6EFAD43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CLO</w:t>
            </w:r>
          </w:p>
        </w:tc>
        <w:tc>
          <w:tcPr>
            <w:tcW w:w="1170" w:type="dxa"/>
            <w:noWrap/>
            <w:hideMark/>
          </w:tcPr>
          <w:p w14:paraId="27AD72C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AST</w:t>
            </w:r>
          </w:p>
        </w:tc>
        <w:tc>
          <w:tcPr>
            <w:tcW w:w="4950" w:type="dxa"/>
            <w:noWrap/>
            <w:hideMark/>
          </w:tcPr>
          <w:p w14:paraId="4418A90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astoria</w:t>
            </w:r>
          </w:p>
        </w:tc>
      </w:tr>
      <w:tr w:rsidR="00B01B28" w:rsidRPr="00B01B28" w14:paraId="457B5BC4" w14:textId="77777777" w:rsidTr="00B01B28">
        <w:trPr>
          <w:trHeight w:val="320"/>
        </w:trPr>
        <w:tc>
          <w:tcPr>
            <w:tcW w:w="1548" w:type="dxa"/>
            <w:noWrap/>
            <w:hideMark/>
          </w:tcPr>
          <w:p w14:paraId="232E30A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CLO</w:t>
            </w:r>
          </w:p>
        </w:tc>
        <w:tc>
          <w:tcPr>
            <w:tcW w:w="1170" w:type="dxa"/>
            <w:noWrap/>
            <w:hideMark/>
          </w:tcPr>
          <w:p w14:paraId="3E0DAEE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CNB</w:t>
            </w:r>
          </w:p>
        </w:tc>
        <w:tc>
          <w:tcPr>
            <w:tcW w:w="4950" w:type="dxa"/>
            <w:noWrap/>
            <w:hideMark/>
          </w:tcPr>
          <w:p w14:paraId="2DFC39F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cannon beach</w:t>
            </w:r>
          </w:p>
        </w:tc>
      </w:tr>
      <w:tr w:rsidR="00B01B28" w:rsidRPr="00B01B28" w14:paraId="1F6EC9E6" w14:textId="77777777" w:rsidTr="00B01B28">
        <w:trPr>
          <w:trHeight w:val="320"/>
        </w:trPr>
        <w:tc>
          <w:tcPr>
            <w:tcW w:w="1548" w:type="dxa"/>
            <w:noWrap/>
            <w:hideMark/>
          </w:tcPr>
          <w:p w14:paraId="287C437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CLO</w:t>
            </w:r>
          </w:p>
        </w:tc>
        <w:tc>
          <w:tcPr>
            <w:tcW w:w="1170" w:type="dxa"/>
            <w:noWrap/>
            <w:hideMark/>
          </w:tcPr>
          <w:p w14:paraId="4235478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GSS</w:t>
            </w:r>
          </w:p>
        </w:tc>
        <w:tc>
          <w:tcPr>
            <w:tcW w:w="4950" w:type="dxa"/>
            <w:noWrap/>
            <w:hideMark/>
          </w:tcPr>
          <w:p w14:paraId="1107012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seaside-gearhart</w:t>
            </w:r>
          </w:p>
        </w:tc>
      </w:tr>
      <w:tr w:rsidR="00B01B28" w:rsidRPr="00B01B28" w14:paraId="18B677AF" w14:textId="77777777" w:rsidTr="00B01B28">
        <w:trPr>
          <w:trHeight w:val="320"/>
        </w:trPr>
        <w:tc>
          <w:tcPr>
            <w:tcW w:w="1548" w:type="dxa"/>
            <w:noWrap/>
            <w:hideMark/>
          </w:tcPr>
          <w:p w14:paraId="784437E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TLA</w:t>
            </w:r>
          </w:p>
        </w:tc>
        <w:tc>
          <w:tcPr>
            <w:tcW w:w="1170" w:type="dxa"/>
            <w:noWrap/>
            <w:hideMark/>
          </w:tcPr>
          <w:p w14:paraId="6C2146F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TLL</w:t>
            </w:r>
          </w:p>
        </w:tc>
        <w:tc>
          <w:tcPr>
            <w:tcW w:w="4950" w:type="dxa"/>
            <w:noWrap/>
            <w:hideMark/>
          </w:tcPr>
          <w:p w14:paraId="53AD99C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tillamook/garibaldi</w:t>
            </w:r>
          </w:p>
        </w:tc>
      </w:tr>
      <w:tr w:rsidR="00B01B28" w:rsidRPr="00B01B28" w14:paraId="168F2919" w14:textId="77777777" w:rsidTr="00B01B28">
        <w:trPr>
          <w:trHeight w:val="320"/>
        </w:trPr>
        <w:tc>
          <w:tcPr>
            <w:tcW w:w="1548" w:type="dxa"/>
            <w:noWrap/>
            <w:hideMark/>
          </w:tcPr>
          <w:p w14:paraId="2B1A30D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TLA</w:t>
            </w:r>
          </w:p>
        </w:tc>
        <w:tc>
          <w:tcPr>
            <w:tcW w:w="1170" w:type="dxa"/>
            <w:noWrap/>
            <w:hideMark/>
          </w:tcPr>
          <w:p w14:paraId="26CF9D44"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PCC</w:t>
            </w:r>
          </w:p>
        </w:tc>
        <w:tc>
          <w:tcPr>
            <w:tcW w:w="4950" w:type="dxa"/>
            <w:noWrap/>
            <w:hideMark/>
          </w:tcPr>
          <w:p w14:paraId="05D0FD4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pacific city</w:t>
            </w:r>
          </w:p>
        </w:tc>
      </w:tr>
      <w:tr w:rsidR="00B01B28" w:rsidRPr="00B01B28" w14:paraId="01082E5B" w14:textId="77777777" w:rsidTr="00B01B28">
        <w:trPr>
          <w:trHeight w:val="320"/>
        </w:trPr>
        <w:tc>
          <w:tcPr>
            <w:tcW w:w="1548" w:type="dxa"/>
            <w:noWrap/>
            <w:hideMark/>
          </w:tcPr>
          <w:p w14:paraId="0D28539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TLA</w:t>
            </w:r>
          </w:p>
        </w:tc>
        <w:tc>
          <w:tcPr>
            <w:tcW w:w="1170" w:type="dxa"/>
            <w:noWrap/>
            <w:hideMark/>
          </w:tcPr>
          <w:p w14:paraId="5F1B817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NTR</w:t>
            </w:r>
          </w:p>
        </w:tc>
        <w:tc>
          <w:tcPr>
            <w:tcW w:w="4950" w:type="dxa"/>
            <w:noWrap/>
            <w:hideMark/>
          </w:tcPr>
          <w:p w14:paraId="3D42F2F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netarts bay</w:t>
            </w:r>
          </w:p>
        </w:tc>
      </w:tr>
      <w:tr w:rsidR="00B01B28" w:rsidRPr="00B01B28" w14:paraId="3B2B7922" w14:textId="77777777" w:rsidTr="00B01B28">
        <w:trPr>
          <w:trHeight w:val="320"/>
        </w:trPr>
        <w:tc>
          <w:tcPr>
            <w:tcW w:w="1548" w:type="dxa"/>
            <w:noWrap/>
            <w:hideMark/>
          </w:tcPr>
          <w:p w14:paraId="31E6FD0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TLA</w:t>
            </w:r>
          </w:p>
        </w:tc>
        <w:tc>
          <w:tcPr>
            <w:tcW w:w="1170" w:type="dxa"/>
            <w:noWrap/>
            <w:hideMark/>
          </w:tcPr>
          <w:p w14:paraId="0585B03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NHL</w:t>
            </w:r>
          </w:p>
        </w:tc>
        <w:tc>
          <w:tcPr>
            <w:tcW w:w="4950" w:type="dxa"/>
            <w:noWrap/>
            <w:hideMark/>
          </w:tcPr>
          <w:p w14:paraId="74C5F59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nehalem bay</w:t>
            </w:r>
          </w:p>
        </w:tc>
      </w:tr>
      <w:tr w:rsidR="00B01B28" w:rsidRPr="00B01B28" w14:paraId="0047C5BB" w14:textId="77777777" w:rsidTr="00B01B28">
        <w:trPr>
          <w:trHeight w:val="320"/>
        </w:trPr>
        <w:tc>
          <w:tcPr>
            <w:tcW w:w="1548" w:type="dxa"/>
            <w:noWrap/>
            <w:hideMark/>
          </w:tcPr>
          <w:p w14:paraId="0DD2F3A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NPA</w:t>
            </w:r>
          </w:p>
        </w:tc>
        <w:tc>
          <w:tcPr>
            <w:tcW w:w="1170" w:type="dxa"/>
            <w:noWrap/>
            <w:hideMark/>
          </w:tcPr>
          <w:p w14:paraId="70D93F0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NEW</w:t>
            </w:r>
          </w:p>
        </w:tc>
        <w:tc>
          <w:tcPr>
            <w:tcW w:w="4950" w:type="dxa"/>
            <w:noWrap/>
            <w:hideMark/>
          </w:tcPr>
          <w:p w14:paraId="5952E93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newport</w:t>
            </w:r>
          </w:p>
        </w:tc>
      </w:tr>
      <w:tr w:rsidR="00B01B28" w:rsidRPr="00B01B28" w14:paraId="0705F7B4" w14:textId="77777777" w:rsidTr="00B01B28">
        <w:trPr>
          <w:trHeight w:val="320"/>
        </w:trPr>
        <w:tc>
          <w:tcPr>
            <w:tcW w:w="1548" w:type="dxa"/>
            <w:noWrap/>
            <w:hideMark/>
          </w:tcPr>
          <w:p w14:paraId="5C7955D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NPA</w:t>
            </w:r>
          </w:p>
        </w:tc>
        <w:tc>
          <w:tcPr>
            <w:tcW w:w="1170" w:type="dxa"/>
            <w:noWrap/>
            <w:hideMark/>
          </w:tcPr>
          <w:p w14:paraId="35E03C0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DPO</w:t>
            </w:r>
          </w:p>
        </w:tc>
        <w:tc>
          <w:tcPr>
            <w:tcW w:w="4950" w:type="dxa"/>
            <w:noWrap/>
            <w:hideMark/>
          </w:tcPr>
          <w:p w14:paraId="766BD5F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depoe bay</w:t>
            </w:r>
          </w:p>
        </w:tc>
      </w:tr>
      <w:tr w:rsidR="00B01B28" w:rsidRPr="00B01B28" w14:paraId="0C38B146" w14:textId="77777777" w:rsidTr="00B01B28">
        <w:trPr>
          <w:trHeight w:val="320"/>
        </w:trPr>
        <w:tc>
          <w:tcPr>
            <w:tcW w:w="1548" w:type="dxa"/>
            <w:noWrap/>
            <w:hideMark/>
          </w:tcPr>
          <w:p w14:paraId="0AFC64D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NPA</w:t>
            </w:r>
          </w:p>
        </w:tc>
        <w:tc>
          <w:tcPr>
            <w:tcW w:w="1170" w:type="dxa"/>
            <w:noWrap/>
            <w:hideMark/>
          </w:tcPr>
          <w:p w14:paraId="0FB6867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WLD</w:t>
            </w:r>
          </w:p>
        </w:tc>
        <w:tc>
          <w:tcPr>
            <w:tcW w:w="4950" w:type="dxa"/>
            <w:noWrap/>
            <w:hideMark/>
          </w:tcPr>
          <w:p w14:paraId="6852748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waldport</w:t>
            </w:r>
          </w:p>
        </w:tc>
      </w:tr>
      <w:tr w:rsidR="00B01B28" w:rsidRPr="00B01B28" w14:paraId="34F07B7D" w14:textId="77777777" w:rsidTr="00B01B28">
        <w:trPr>
          <w:trHeight w:val="320"/>
        </w:trPr>
        <w:tc>
          <w:tcPr>
            <w:tcW w:w="1548" w:type="dxa"/>
            <w:noWrap/>
            <w:hideMark/>
          </w:tcPr>
          <w:p w14:paraId="75F586BE"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NPA</w:t>
            </w:r>
          </w:p>
        </w:tc>
        <w:tc>
          <w:tcPr>
            <w:tcW w:w="1170" w:type="dxa"/>
            <w:noWrap/>
            <w:hideMark/>
          </w:tcPr>
          <w:p w14:paraId="673F2FB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SLZ</w:t>
            </w:r>
          </w:p>
        </w:tc>
        <w:tc>
          <w:tcPr>
            <w:tcW w:w="4950" w:type="dxa"/>
            <w:noWrap/>
            <w:hideMark/>
          </w:tcPr>
          <w:p w14:paraId="7E157F2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siletz bay</w:t>
            </w:r>
          </w:p>
        </w:tc>
      </w:tr>
      <w:tr w:rsidR="00B01B28" w:rsidRPr="00B01B28" w14:paraId="4C00132A" w14:textId="77777777" w:rsidTr="00B01B28">
        <w:trPr>
          <w:trHeight w:val="320"/>
        </w:trPr>
        <w:tc>
          <w:tcPr>
            <w:tcW w:w="1548" w:type="dxa"/>
            <w:noWrap/>
            <w:hideMark/>
          </w:tcPr>
          <w:p w14:paraId="08BE39E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CBA</w:t>
            </w:r>
          </w:p>
        </w:tc>
        <w:tc>
          <w:tcPr>
            <w:tcW w:w="1170" w:type="dxa"/>
            <w:noWrap/>
            <w:hideMark/>
          </w:tcPr>
          <w:p w14:paraId="04C06EC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WIN</w:t>
            </w:r>
          </w:p>
        </w:tc>
        <w:tc>
          <w:tcPr>
            <w:tcW w:w="4950" w:type="dxa"/>
            <w:noWrap/>
            <w:hideMark/>
          </w:tcPr>
          <w:p w14:paraId="65664E3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winchester bay</w:t>
            </w:r>
          </w:p>
        </w:tc>
      </w:tr>
      <w:tr w:rsidR="00B01B28" w:rsidRPr="00B01B28" w14:paraId="62D71AE4" w14:textId="77777777" w:rsidTr="00B01B28">
        <w:trPr>
          <w:trHeight w:val="320"/>
        </w:trPr>
        <w:tc>
          <w:tcPr>
            <w:tcW w:w="1548" w:type="dxa"/>
            <w:noWrap/>
            <w:hideMark/>
          </w:tcPr>
          <w:p w14:paraId="39EC1D2E"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CBA</w:t>
            </w:r>
          </w:p>
        </w:tc>
        <w:tc>
          <w:tcPr>
            <w:tcW w:w="1170" w:type="dxa"/>
            <w:noWrap/>
            <w:hideMark/>
          </w:tcPr>
          <w:p w14:paraId="32284F4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COS</w:t>
            </w:r>
          </w:p>
        </w:tc>
        <w:tc>
          <w:tcPr>
            <w:tcW w:w="4950" w:type="dxa"/>
            <w:noWrap/>
            <w:hideMark/>
          </w:tcPr>
          <w:p w14:paraId="4F75D09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charleston (coos bay)</w:t>
            </w:r>
          </w:p>
        </w:tc>
      </w:tr>
      <w:tr w:rsidR="00B01B28" w:rsidRPr="00B01B28" w14:paraId="35D55AA9" w14:textId="77777777" w:rsidTr="00B01B28">
        <w:trPr>
          <w:trHeight w:val="320"/>
        </w:trPr>
        <w:tc>
          <w:tcPr>
            <w:tcW w:w="1548" w:type="dxa"/>
            <w:noWrap/>
            <w:hideMark/>
          </w:tcPr>
          <w:p w14:paraId="712F89C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CBA</w:t>
            </w:r>
          </w:p>
        </w:tc>
        <w:tc>
          <w:tcPr>
            <w:tcW w:w="1170" w:type="dxa"/>
            <w:noWrap/>
            <w:hideMark/>
          </w:tcPr>
          <w:p w14:paraId="47C54ED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BDN</w:t>
            </w:r>
          </w:p>
        </w:tc>
        <w:tc>
          <w:tcPr>
            <w:tcW w:w="4950" w:type="dxa"/>
            <w:noWrap/>
            <w:hideMark/>
          </w:tcPr>
          <w:p w14:paraId="776D7254"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bandon</w:t>
            </w:r>
          </w:p>
        </w:tc>
      </w:tr>
      <w:tr w:rsidR="00B01B28" w:rsidRPr="00B01B28" w14:paraId="33308772" w14:textId="77777777" w:rsidTr="00B01B28">
        <w:trPr>
          <w:trHeight w:val="320"/>
        </w:trPr>
        <w:tc>
          <w:tcPr>
            <w:tcW w:w="1548" w:type="dxa"/>
            <w:noWrap/>
            <w:hideMark/>
          </w:tcPr>
          <w:p w14:paraId="5503CDB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CBA</w:t>
            </w:r>
          </w:p>
        </w:tc>
        <w:tc>
          <w:tcPr>
            <w:tcW w:w="1170" w:type="dxa"/>
            <w:noWrap/>
            <w:hideMark/>
          </w:tcPr>
          <w:p w14:paraId="0DF730BC"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FLR</w:t>
            </w:r>
          </w:p>
        </w:tc>
        <w:tc>
          <w:tcPr>
            <w:tcW w:w="4950" w:type="dxa"/>
            <w:noWrap/>
            <w:hideMark/>
          </w:tcPr>
          <w:p w14:paraId="5F15549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florence</w:t>
            </w:r>
          </w:p>
        </w:tc>
      </w:tr>
      <w:tr w:rsidR="00B01B28" w:rsidRPr="00B01B28" w14:paraId="11D8F6C9" w14:textId="77777777" w:rsidTr="00B01B28">
        <w:trPr>
          <w:trHeight w:val="320"/>
        </w:trPr>
        <w:tc>
          <w:tcPr>
            <w:tcW w:w="1548" w:type="dxa"/>
            <w:noWrap/>
            <w:hideMark/>
          </w:tcPr>
          <w:p w14:paraId="67C8F0F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BRA</w:t>
            </w:r>
          </w:p>
        </w:tc>
        <w:tc>
          <w:tcPr>
            <w:tcW w:w="1170" w:type="dxa"/>
            <w:noWrap/>
            <w:hideMark/>
          </w:tcPr>
          <w:p w14:paraId="22D0F15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BRK</w:t>
            </w:r>
          </w:p>
        </w:tc>
        <w:tc>
          <w:tcPr>
            <w:tcW w:w="4950" w:type="dxa"/>
            <w:noWrap/>
            <w:hideMark/>
          </w:tcPr>
          <w:p w14:paraId="44C6BC7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brookings</w:t>
            </w:r>
          </w:p>
        </w:tc>
      </w:tr>
      <w:tr w:rsidR="00B01B28" w:rsidRPr="00B01B28" w14:paraId="3937A4B0" w14:textId="77777777" w:rsidTr="00B01B28">
        <w:trPr>
          <w:trHeight w:val="320"/>
        </w:trPr>
        <w:tc>
          <w:tcPr>
            <w:tcW w:w="1548" w:type="dxa"/>
            <w:noWrap/>
            <w:hideMark/>
          </w:tcPr>
          <w:p w14:paraId="4B80357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BRA</w:t>
            </w:r>
          </w:p>
        </w:tc>
        <w:tc>
          <w:tcPr>
            <w:tcW w:w="1170" w:type="dxa"/>
            <w:noWrap/>
            <w:hideMark/>
          </w:tcPr>
          <w:p w14:paraId="108F184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ORF</w:t>
            </w:r>
          </w:p>
        </w:tc>
        <w:tc>
          <w:tcPr>
            <w:tcW w:w="4950" w:type="dxa"/>
            <w:noWrap/>
            <w:hideMark/>
          </w:tcPr>
          <w:p w14:paraId="5CA328A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port orford</w:t>
            </w:r>
          </w:p>
        </w:tc>
      </w:tr>
      <w:tr w:rsidR="00B01B28" w:rsidRPr="00B01B28" w14:paraId="2F948688" w14:textId="77777777" w:rsidTr="00B01B28">
        <w:trPr>
          <w:trHeight w:val="320"/>
        </w:trPr>
        <w:tc>
          <w:tcPr>
            <w:tcW w:w="1548" w:type="dxa"/>
            <w:noWrap/>
            <w:hideMark/>
          </w:tcPr>
          <w:p w14:paraId="26B5BB1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BRA</w:t>
            </w:r>
          </w:p>
        </w:tc>
        <w:tc>
          <w:tcPr>
            <w:tcW w:w="1170" w:type="dxa"/>
            <w:noWrap/>
            <w:hideMark/>
          </w:tcPr>
          <w:p w14:paraId="24D85D2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GLD</w:t>
            </w:r>
          </w:p>
        </w:tc>
        <w:tc>
          <w:tcPr>
            <w:tcW w:w="4950" w:type="dxa"/>
            <w:noWrap/>
            <w:hideMark/>
          </w:tcPr>
          <w:p w14:paraId="1B7B0A5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gold beach</w:t>
            </w:r>
          </w:p>
        </w:tc>
      </w:tr>
      <w:tr w:rsidR="00B01B28" w:rsidRPr="00B01B28" w14:paraId="4752DE51" w14:textId="77777777" w:rsidTr="00B01B28">
        <w:trPr>
          <w:trHeight w:val="320"/>
        </w:trPr>
        <w:tc>
          <w:tcPr>
            <w:tcW w:w="1548" w:type="dxa"/>
            <w:noWrap/>
            <w:hideMark/>
          </w:tcPr>
          <w:p w14:paraId="6FF9EA3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CCA</w:t>
            </w:r>
          </w:p>
        </w:tc>
        <w:tc>
          <w:tcPr>
            <w:tcW w:w="1170" w:type="dxa"/>
            <w:noWrap/>
            <w:hideMark/>
          </w:tcPr>
          <w:p w14:paraId="619B45E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CRS</w:t>
            </w:r>
          </w:p>
        </w:tc>
        <w:tc>
          <w:tcPr>
            <w:tcW w:w="4950" w:type="dxa"/>
            <w:noWrap/>
            <w:hideMark/>
          </w:tcPr>
          <w:p w14:paraId="1CD492F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crescent city</w:t>
            </w:r>
          </w:p>
        </w:tc>
      </w:tr>
      <w:tr w:rsidR="00B01B28" w:rsidRPr="00B01B28" w14:paraId="2D85DDF3" w14:textId="77777777" w:rsidTr="00B01B28">
        <w:trPr>
          <w:trHeight w:val="320"/>
        </w:trPr>
        <w:tc>
          <w:tcPr>
            <w:tcW w:w="1548" w:type="dxa"/>
            <w:noWrap/>
            <w:hideMark/>
          </w:tcPr>
          <w:p w14:paraId="512798C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CCA</w:t>
            </w:r>
          </w:p>
        </w:tc>
        <w:tc>
          <w:tcPr>
            <w:tcW w:w="1170" w:type="dxa"/>
            <w:noWrap/>
            <w:hideMark/>
          </w:tcPr>
          <w:p w14:paraId="771CCB7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ODN</w:t>
            </w:r>
          </w:p>
        </w:tc>
        <w:tc>
          <w:tcPr>
            <w:tcW w:w="4950" w:type="dxa"/>
            <w:noWrap/>
            <w:hideMark/>
          </w:tcPr>
          <w:p w14:paraId="26B7089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other del norte county ports</w:t>
            </w:r>
          </w:p>
        </w:tc>
      </w:tr>
      <w:tr w:rsidR="00B01B28" w:rsidRPr="00B01B28" w14:paraId="1D98A590" w14:textId="77777777" w:rsidTr="00B01B28">
        <w:trPr>
          <w:trHeight w:val="320"/>
        </w:trPr>
        <w:tc>
          <w:tcPr>
            <w:tcW w:w="1548" w:type="dxa"/>
            <w:noWrap/>
            <w:hideMark/>
          </w:tcPr>
          <w:p w14:paraId="03A0747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ERA</w:t>
            </w:r>
          </w:p>
        </w:tc>
        <w:tc>
          <w:tcPr>
            <w:tcW w:w="1170" w:type="dxa"/>
            <w:noWrap/>
            <w:hideMark/>
          </w:tcPr>
          <w:p w14:paraId="3DA0D41E"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TRN</w:t>
            </w:r>
          </w:p>
        </w:tc>
        <w:tc>
          <w:tcPr>
            <w:tcW w:w="4950" w:type="dxa"/>
            <w:noWrap/>
            <w:hideMark/>
          </w:tcPr>
          <w:p w14:paraId="5DF6696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trinidad</w:t>
            </w:r>
          </w:p>
        </w:tc>
      </w:tr>
      <w:tr w:rsidR="00B01B28" w:rsidRPr="00B01B28" w14:paraId="2172D14F" w14:textId="77777777" w:rsidTr="00B01B28">
        <w:trPr>
          <w:trHeight w:val="320"/>
        </w:trPr>
        <w:tc>
          <w:tcPr>
            <w:tcW w:w="1548" w:type="dxa"/>
            <w:noWrap/>
            <w:hideMark/>
          </w:tcPr>
          <w:p w14:paraId="04143D5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ERA</w:t>
            </w:r>
          </w:p>
        </w:tc>
        <w:tc>
          <w:tcPr>
            <w:tcW w:w="1170" w:type="dxa"/>
            <w:noWrap/>
            <w:hideMark/>
          </w:tcPr>
          <w:p w14:paraId="1782C72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OHB</w:t>
            </w:r>
          </w:p>
        </w:tc>
        <w:tc>
          <w:tcPr>
            <w:tcW w:w="4950" w:type="dxa"/>
            <w:noWrap/>
            <w:hideMark/>
          </w:tcPr>
          <w:p w14:paraId="0F1F80C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other humboldt county ports</w:t>
            </w:r>
          </w:p>
        </w:tc>
      </w:tr>
      <w:tr w:rsidR="00B01B28" w:rsidRPr="00B01B28" w14:paraId="6C5106E6" w14:textId="77777777" w:rsidTr="00B01B28">
        <w:trPr>
          <w:trHeight w:val="320"/>
        </w:trPr>
        <w:tc>
          <w:tcPr>
            <w:tcW w:w="1548" w:type="dxa"/>
            <w:noWrap/>
            <w:hideMark/>
          </w:tcPr>
          <w:p w14:paraId="4CD47D6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ERA</w:t>
            </w:r>
          </w:p>
        </w:tc>
        <w:tc>
          <w:tcPr>
            <w:tcW w:w="1170" w:type="dxa"/>
            <w:noWrap/>
            <w:hideMark/>
          </w:tcPr>
          <w:p w14:paraId="0EDB604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ERK</w:t>
            </w:r>
          </w:p>
        </w:tc>
        <w:tc>
          <w:tcPr>
            <w:tcW w:w="4950" w:type="dxa"/>
            <w:noWrap/>
            <w:hideMark/>
          </w:tcPr>
          <w:p w14:paraId="1109AD2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eureka</w:t>
            </w:r>
          </w:p>
        </w:tc>
      </w:tr>
      <w:tr w:rsidR="00B01B28" w:rsidRPr="00B01B28" w14:paraId="02020178" w14:textId="77777777" w:rsidTr="00B01B28">
        <w:trPr>
          <w:trHeight w:val="320"/>
        </w:trPr>
        <w:tc>
          <w:tcPr>
            <w:tcW w:w="1548" w:type="dxa"/>
            <w:noWrap/>
            <w:hideMark/>
          </w:tcPr>
          <w:p w14:paraId="7B82887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ERA</w:t>
            </w:r>
          </w:p>
        </w:tc>
        <w:tc>
          <w:tcPr>
            <w:tcW w:w="1170" w:type="dxa"/>
            <w:noWrap/>
            <w:hideMark/>
          </w:tcPr>
          <w:p w14:paraId="59B9E7B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FLN</w:t>
            </w:r>
          </w:p>
        </w:tc>
        <w:tc>
          <w:tcPr>
            <w:tcW w:w="4950" w:type="dxa"/>
            <w:noWrap/>
            <w:hideMark/>
          </w:tcPr>
          <w:p w14:paraId="4BFB310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fields landing</w:t>
            </w:r>
          </w:p>
        </w:tc>
      </w:tr>
      <w:tr w:rsidR="00B01B28" w:rsidRPr="00B01B28" w14:paraId="2B3DD638" w14:textId="77777777" w:rsidTr="00B01B28">
        <w:trPr>
          <w:trHeight w:val="320"/>
        </w:trPr>
        <w:tc>
          <w:tcPr>
            <w:tcW w:w="1548" w:type="dxa"/>
            <w:noWrap/>
            <w:hideMark/>
          </w:tcPr>
          <w:p w14:paraId="21FF130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BGA</w:t>
            </w:r>
          </w:p>
        </w:tc>
        <w:tc>
          <w:tcPr>
            <w:tcW w:w="1170" w:type="dxa"/>
            <w:noWrap/>
            <w:hideMark/>
          </w:tcPr>
          <w:p w14:paraId="518A342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BRG</w:t>
            </w:r>
          </w:p>
        </w:tc>
        <w:tc>
          <w:tcPr>
            <w:tcW w:w="4950" w:type="dxa"/>
            <w:noWrap/>
            <w:hideMark/>
          </w:tcPr>
          <w:p w14:paraId="3E00DFD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fort bragg</w:t>
            </w:r>
          </w:p>
        </w:tc>
      </w:tr>
      <w:tr w:rsidR="00B01B28" w:rsidRPr="00B01B28" w14:paraId="3413C869" w14:textId="77777777" w:rsidTr="00B01B28">
        <w:trPr>
          <w:trHeight w:val="320"/>
        </w:trPr>
        <w:tc>
          <w:tcPr>
            <w:tcW w:w="1548" w:type="dxa"/>
            <w:noWrap/>
            <w:hideMark/>
          </w:tcPr>
          <w:p w14:paraId="7E4FEAA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lastRenderedPageBreak/>
              <w:t>BGA</w:t>
            </w:r>
          </w:p>
        </w:tc>
        <w:tc>
          <w:tcPr>
            <w:tcW w:w="1170" w:type="dxa"/>
            <w:noWrap/>
            <w:hideMark/>
          </w:tcPr>
          <w:p w14:paraId="5AE9C70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ALB</w:t>
            </w:r>
          </w:p>
        </w:tc>
        <w:tc>
          <w:tcPr>
            <w:tcW w:w="4950" w:type="dxa"/>
            <w:noWrap/>
            <w:hideMark/>
          </w:tcPr>
          <w:p w14:paraId="5584765C"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albion</w:t>
            </w:r>
          </w:p>
        </w:tc>
      </w:tr>
      <w:tr w:rsidR="00B01B28" w:rsidRPr="00B01B28" w14:paraId="67C45F0D" w14:textId="77777777" w:rsidTr="00B01B28">
        <w:trPr>
          <w:trHeight w:val="320"/>
        </w:trPr>
        <w:tc>
          <w:tcPr>
            <w:tcW w:w="1548" w:type="dxa"/>
            <w:noWrap/>
            <w:hideMark/>
          </w:tcPr>
          <w:p w14:paraId="75FC34B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BGA</w:t>
            </w:r>
          </w:p>
        </w:tc>
        <w:tc>
          <w:tcPr>
            <w:tcW w:w="1170" w:type="dxa"/>
            <w:noWrap/>
            <w:hideMark/>
          </w:tcPr>
          <w:p w14:paraId="677E4E4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ARE</w:t>
            </w:r>
          </w:p>
        </w:tc>
        <w:tc>
          <w:tcPr>
            <w:tcW w:w="4950" w:type="dxa"/>
            <w:noWrap/>
            <w:hideMark/>
          </w:tcPr>
          <w:p w14:paraId="738CF97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point arena</w:t>
            </w:r>
          </w:p>
        </w:tc>
      </w:tr>
      <w:tr w:rsidR="00B01B28" w:rsidRPr="00B01B28" w14:paraId="6EB5354D" w14:textId="77777777" w:rsidTr="00B01B28">
        <w:trPr>
          <w:trHeight w:val="320"/>
        </w:trPr>
        <w:tc>
          <w:tcPr>
            <w:tcW w:w="1548" w:type="dxa"/>
            <w:noWrap/>
            <w:hideMark/>
          </w:tcPr>
          <w:p w14:paraId="737F5C4C"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BGA</w:t>
            </w:r>
          </w:p>
        </w:tc>
        <w:tc>
          <w:tcPr>
            <w:tcW w:w="1170" w:type="dxa"/>
            <w:noWrap/>
            <w:hideMark/>
          </w:tcPr>
          <w:p w14:paraId="7804C2F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OMD</w:t>
            </w:r>
          </w:p>
        </w:tc>
        <w:tc>
          <w:tcPr>
            <w:tcW w:w="4950" w:type="dxa"/>
            <w:noWrap/>
            <w:hideMark/>
          </w:tcPr>
          <w:p w14:paraId="69B9A65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other mendocino county ports</w:t>
            </w:r>
          </w:p>
        </w:tc>
      </w:tr>
      <w:tr w:rsidR="00B01B28" w:rsidRPr="00B01B28" w14:paraId="246F68E6" w14:textId="77777777" w:rsidTr="00B01B28">
        <w:trPr>
          <w:trHeight w:val="320"/>
        </w:trPr>
        <w:tc>
          <w:tcPr>
            <w:tcW w:w="1548" w:type="dxa"/>
            <w:noWrap/>
            <w:hideMark/>
          </w:tcPr>
          <w:p w14:paraId="38CAB7C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BDA</w:t>
            </w:r>
          </w:p>
        </w:tc>
        <w:tc>
          <w:tcPr>
            <w:tcW w:w="1170" w:type="dxa"/>
            <w:noWrap/>
            <w:hideMark/>
          </w:tcPr>
          <w:p w14:paraId="53F8D084"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BDG</w:t>
            </w:r>
          </w:p>
        </w:tc>
        <w:tc>
          <w:tcPr>
            <w:tcW w:w="4950" w:type="dxa"/>
            <w:noWrap/>
            <w:hideMark/>
          </w:tcPr>
          <w:p w14:paraId="0B642A8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bodega bay</w:t>
            </w:r>
          </w:p>
        </w:tc>
      </w:tr>
      <w:tr w:rsidR="00B01B28" w:rsidRPr="00B01B28" w14:paraId="544BB2AE" w14:textId="77777777" w:rsidTr="00B01B28">
        <w:trPr>
          <w:trHeight w:val="320"/>
        </w:trPr>
        <w:tc>
          <w:tcPr>
            <w:tcW w:w="1548" w:type="dxa"/>
            <w:noWrap/>
            <w:hideMark/>
          </w:tcPr>
          <w:p w14:paraId="611807A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BDA</w:t>
            </w:r>
          </w:p>
        </w:tc>
        <w:tc>
          <w:tcPr>
            <w:tcW w:w="1170" w:type="dxa"/>
            <w:noWrap/>
            <w:hideMark/>
          </w:tcPr>
          <w:p w14:paraId="71E9C80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OSM</w:t>
            </w:r>
          </w:p>
        </w:tc>
        <w:tc>
          <w:tcPr>
            <w:tcW w:w="4950" w:type="dxa"/>
            <w:noWrap/>
            <w:hideMark/>
          </w:tcPr>
          <w:p w14:paraId="30AB061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other sonoma and marin county outer coast ports</w:t>
            </w:r>
          </w:p>
        </w:tc>
      </w:tr>
      <w:tr w:rsidR="00B01B28" w:rsidRPr="00B01B28" w14:paraId="40A975F5" w14:textId="77777777" w:rsidTr="00B01B28">
        <w:trPr>
          <w:trHeight w:val="320"/>
        </w:trPr>
        <w:tc>
          <w:tcPr>
            <w:tcW w:w="1548" w:type="dxa"/>
            <w:noWrap/>
            <w:hideMark/>
          </w:tcPr>
          <w:p w14:paraId="7712AE8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BDA</w:t>
            </w:r>
          </w:p>
        </w:tc>
        <w:tc>
          <w:tcPr>
            <w:tcW w:w="1170" w:type="dxa"/>
            <w:noWrap/>
            <w:hideMark/>
          </w:tcPr>
          <w:p w14:paraId="22BD56E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BOL</w:t>
            </w:r>
          </w:p>
        </w:tc>
        <w:tc>
          <w:tcPr>
            <w:tcW w:w="4950" w:type="dxa"/>
            <w:noWrap/>
            <w:hideMark/>
          </w:tcPr>
          <w:p w14:paraId="54BC36E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bolinas</w:t>
            </w:r>
          </w:p>
        </w:tc>
      </w:tr>
      <w:tr w:rsidR="00B01B28" w:rsidRPr="00B01B28" w14:paraId="50BC4802" w14:textId="77777777" w:rsidTr="00B01B28">
        <w:trPr>
          <w:trHeight w:val="320"/>
        </w:trPr>
        <w:tc>
          <w:tcPr>
            <w:tcW w:w="1548" w:type="dxa"/>
            <w:noWrap/>
            <w:hideMark/>
          </w:tcPr>
          <w:p w14:paraId="401F203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BDA</w:t>
            </w:r>
          </w:p>
        </w:tc>
        <w:tc>
          <w:tcPr>
            <w:tcW w:w="1170" w:type="dxa"/>
            <w:noWrap/>
            <w:hideMark/>
          </w:tcPr>
          <w:p w14:paraId="0524445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RYS</w:t>
            </w:r>
          </w:p>
        </w:tc>
        <w:tc>
          <w:tcPr>
            <w:tcW w:w="4950" w:type="dxa"/>
            <w:noWrap/>
            <w:hideMark/>
          </w:tcPr>
          <w:p w14:paraId="5B5D727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point reyes</w:t>
            </w:r>
          </w:p>
        </w:tc>
      </w:tr>
      <w:tr w:rsidR="00B01B28" w:rsidRPr="00B01B28" w14:paraId="42FD64C8" w14:textId="77777777" w:rsidTr="00B01B28">
        <w:trPr>
          <w:trHeight w:val="320"/>
        </w:trPr>
        <w:tc>
          <w:tcPr>
            <w:tcW w:w="1548" w:type="dxa"/>
            <w:noWrap/>
            <w:hideMark/>
          </w:tcPr>
          <w:p w14:paraId="622363FE"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BDA</w:t>
            </w:r>
          </w:p>
        </w:tc>
        <w:tc>
          <w:tcPr>
            <w:tcW w:w="1170" w:type="dxa"/>
            <w:noWrap/>
            <w:hideMark/>
          </w:tcPr>
          <w:p w14:paraId="02BFFD5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TML</w:t>
            </w:r>
          </w:p>
        </w:tc>
        <w:tc>
          <w:tcPr>
            <w:tcW w:w="4950" w:type="dxa"/>
            <w:noWrap/>
            <w:hideMark/>
          </w:tcPr>
          <w:p w14:paraId="1A679674"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tomales bay</w:t>
            </w:r>
          </w:p>
        </w:tc>
      </w:tr>
      <w:tr w:rsidR="00B01B28" w:rsidRPr="00B01B28" w14:paraId="42AA794F" w14:textId="77777777" w:rsidTr="00B01B28">
        <w:trPr>
          <w:trHeight w:val="320"/>
        </w:trPr>
        <w:tc>
          <w:tcPr>
            <w:tcW w:w="1548" w:type="dxa"/>
            <w:noWrap/>
            <w:hideMark/>
          </w:tcPr>
          <w:p w14:paraId="0E102D04"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SFA</w:t>
            </w:r>
          </w:p>
        </w:tc>
        <w:tc>
          <w:tcPr>
            <w:tcW w:w="1170" w:type="dxa"/>
            <w:noWrap/>
            <w:hideMark/>
          </w:tcPr>
          <w:p w14:paraId="1D9BBC8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PRN</w:t>
            </w:r>
          </w:p>
        </w:tc>
        <w:tc>
          <w:tcPr>
            <w:tcW w:w="4950" w:type="dxa"/>
            <w:noWrap/>
            <w:hideMark/>
          </w:tcPr>
          <w:p w14:paraId="7A9D861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princeton / half moon bay</w:t>
            </w:r>
          </w:p>
        </w:tc>
      </w:tr>
      <w:tr w:rsidR="00B01B28" w:rsidRPr="00B01B28" w14:paraId="70F3AFF8" w14:textId="77777777" w:rsidTr="00B01B28">
        <w:trPr>
          <w:trHeight w:val="320"/>
        </w:trPr>
        <w:tc>
          <w:tcPr>
            <w:tcW w:w="1548" w:type="dxa"/>
            <w:noWrap/>
            <w:hideMark/>
          </w:tcPr>
          <w:p w14:paraId="20FCB1F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SFA</w:t>
            </w:r>
          </w:p>
        </w:tc>
        <w:tc>
          <w:tcPr>
            <w:tcW w:w="1170" w:type="dxa"/>
            <w:noWrap/>
            <w:hideMark/>
          </w:tcPr>
          <w:p w14:paraId="19449B5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SF</w:t>
            </w:r>
          </w:p>
        </w:tc>
        <w:tc>
          <w:tcPr>
            <w:tcW w:w="4950" w:type="dxa"/>
            <w:noWrap/>
            <w:hideMark/>
          </w:tcPr>
          <w:p w14:paraId="7808121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san francisco</w:t>
            </w:r>
          </w:p>
        </w:tc>
      </w:tr>
      <w:tr w:rsidR="00B01B28" w:rsidRPr="00B01B28" w14:paraId="2452AA0D" w14:textId="77777777" w:rsidTr="00B01B28">
        <w:trPr>
          <w:trHeight w:val="320"/>
        </w:trPr>
        <w:tc>
          <w:tcPr>
            <w:tcW w:w="1548" w:type="dxa"/>
            <w:noWrap/>
            <w:hideMark/>
          </w:tcPr>
          <w:p w14:paraId="4FB2C02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SFA</w:t>
            </w:r>
          </w:p>
        </w:tc>
        <w:tc>
          <w:tcPr>
            <w:tcW w:w="1170" w:type="dxa"/>
            <w:noWrap/>
            <w:hideMark/>
          </w:tcPr>
          <w:p w14:paraId="1782197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OSF</w:t>
            </w:r>
          </w:p>
        </w:tc>
        <w:tc>
          <w:tcPr>
            <w:tcW w:w="4950" w:type="dxa"/>
            <w:noWrap/>
            <w:hideMark/>
          </w:tcPr>
          <w:p w14:paraId="7516E14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other s. f. bay and san mateo county ports</w:t>
            </w:r>
          </w:p>
        </w:tc>
      </w:tr>
      <w:tr w:rsidR="00B01B28" w:rsidRPr="00B01B28" w14:paraId="403E77AF" w14:textId="77777777" w:rsidTr="00B01B28">
        <w:trPr>
          <w:trHeight w:val="320"/>
        </w:trPr>
        <w:tc>
          <w:tcPr>
            <w:tcW w:w="1548" w:type="dxa"/>
            <w:noWrap/>
            <w:hideMark/>
          </w:tcPr>
          <w:p w14:paraId="1252775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SFA</w:t>
            </w:r>
          </w:p>
        </w:tc>
        <w:tc>
          <w:tcPr>
            <w:tcW w:w="1170" w:type="dxa"/>
            <w:noWrap/>
            <w:hideMark/>
          </w:tcPr>
          <w:p w14:paraId="00B8E414"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BKL</w:t>
            </w:r>
          </w:p>
        </w:tc>
        <w:tc>
          <w:tcPr>
            <w:tcW w:w="4950" w:type="dxa"/>
            <w:noWrap/>
            <w:hideMark/>
          </w:tcPr>
          <w:p w14:paraId="501291D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berkeley</w:t>
            </w:r>
          </w:p>
        </w:tc>
      </w:tr>
      <w:tr w:rsidR="00B01B28" w:rsidRPr="00B01B28" w14:paraId="7B6EFF5A" w14:textId="77777777" w:rsidTr="00B01B28">
        <w:trPr>
          <w:trHeight w:val="320"/>
        </w:trPr>
        <w:tc>
          <w:tcPr>
            <w:tcW w:w="1548" w:type="dxa"/>
            <w:noWrap/>
            <w:hideMark/>
          </w:tcPr>
          <w:p w14:paraId="37824D7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SFA</w:t>
            </w:r>
          </w:p>
        </w:tc>
        <w:tc>
          <w:tcPr>
            <w:tcW w:w="1170" w:type="dxa"/>
            <w:noWrap/>
            <w:hideMark/>
          </w:tcPr>
          <w:p w14:paraId="1CE1ABD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RCH</w:t>
            </w:r>
          </w:p>
        </w:tc>
        <w:tc>
          <w:tcPr>
            <w:tcW w:w="4950" w:type="dxa"/>
            <w:noWrap/>
            <w:hideMark/>
          </w:tcPr>
          <w:p w14:paraId="188AFF8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richmond</w:t>
            </w:r>
          </w:p>
        </w:tc>
      </w:tr>
      <w:tr w:rsidR="00B01B28" w:rsidRPr="00B01B28" w14:paraId="5748D9EA" w14:textId="77777777" w:rsidTr="00B01B28">
        <w:trPr>
          <w:trHeight w:val="320"/>
        </w:trPr>
        <w:tc>
          <w:tcPr>
            <w:tcW w:w="1548" w:type="dxa"/>
            <w:noWrap/>
            <w:hideMark/>
          </w:tcPr>
          <w:p w14:paraId="6C470EA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SFA</w:t>
            </w:r>
          </w:p>
        </w:tc>
        <w:tc>
          <w:tcPr>
            <w:tcW w:w="1170" w:type="dxa"/>
            <w:noWrap/>
            <w:hideMark/>
          </w:tcPr>
          <w:p w14:paraId="7D0A6A0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OAK</w:t>
            </w:r>
          </w:p>
        </w:tc>
        <w:tc>
          <w:tcPr>
            <w:tcW w:w="4950" w:type="dxa"/>
            <w:noWrap/>
            <w:hideMark/>
          </w:tcPr>
          <w:p w14:paraId="1393238E"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oakland</w:t>
            </w:r>
          </w:p>
        </w:tc>
      </w:tr>
      <w:tr w:rsidR="00B01B28" w:rsidRPr="00B01B28" w14:paraId="41699E0D" w14:textId="77777777" w:rsidTr="00B01B28">
        <w:trPr>
          <w:trHeight w:val="320"/>
        </w:trPr>
        <w:tc>
          <w:tcPr>
            <w:tcW w:w="1548" w:type="dxa"/>
            <w:noWrap/>
            <w:hideMark/>
          </w:tcPr>
          <w:p w14:paraId="20DCCCA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SFA</w:t>
            </w:r>
          </w:p>
        </w:tc>
        <w:tc>
          <w:tcPr>
            <w:tcW w:w="1170" w:type="dxa"/>
            <w:noWrap/>
            <w:hideMark/>
          </w:tcPr>
          <w:p w14:paraId="51A4436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SLT</w:t>
            </w:r>
          </w:p>
        </w:tc>
        <w:tc>
          <w:tcPr>
            <w:tcW w:w="4950" w:type="dxa"/>
            <w:noWrap/>
            <w:hideMark/>
          </w:tcPr>
          <w:p w14:paraId="25BA1E8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sausalito</w:t>
            </w:r>
          </w:p>
        </w:tc>
      </w:tr>
      <w:tr w:rsidR="00B01B28" w:rsidRPr="00B01B28" w14:paraId="7713ED2E" w14:textId="77777777" w:rsidTr="00B01B28">
        <w:trPr>
          <w:trHeight w:val="320"/>
        </w:trPr>
        <w:tc>
          <w:tcPr>
            <w:tcW w:w="1548" w:type="dxa"/>
            <w:noWrap/>
            <w:hideMark/>
          </w:tcPr>
          <w:p w14:paraId="0BE12EA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SFA</w:t>
            </w:r>
          </w:p>
        </w:tc>
        <w:tc>
          <w:tcPr>
            <w:tcW w:w="1170" w:type="dxa"/>
            <w:noWrap/>
            <w:hideMark/>
          </w:tcPr>
          <w:p w14:paraId="58C816B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ALM</w:t>
            </w:r>
          </w:p>
        </w:tc>
        <w:tc>
          <w:tcPr>
            <w:tcW w:w="4950" w:type="dxa"/>
            <w:noWrap/>
            <w:hideMark/>
          </w:tcPr>
          <w:p w14:paraId="0F1C0DA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alameda</w:t>
            </w:r>
          </w:p>
        </w:tc>
      </w:tr>
      <w:tr w:rsidR="00B01B28" w:rsidRPr="00B01B28" w14:paraId="0C6104FC" w14:textId="77777777" w:rsidTr="00B01B28">
        <w:trPr>
          <w:trHeight w:val="320"/>
        </w:trPr>
        <w:tc>
          <w:tcPr>
            <w:tcW w:w="1548" w:type="dxa"/>
            <w:noWrap/>
            <w:hideMark/>
          </w:tcPr>
          <w:p w14:paraId="527EF04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MNA</w:t>
            </w:r>
          </w:p>
        </w:tc>
        <w:tc>
          <w:tcPr>
            <w:tcW w:w="1170" w:type="dxa"/>
            <w:noWrap/>
            <w:hideMark/>
          </w:tcPr>
          <w:p w14:paraId="6AD4A34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CRZ</w:t>
            </w:r>
          </w:p>
        </w:tc>
        <w:tc>
          <w:tcPr>
            <w:tcW w:w="4950" w:type="dxa"/>
            <w:noWrap/>
            <w:hideMark/>
          </w:tcPr>
          <w:p w14:paraId="7A89435E"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santa cruz</w:t>
            </w:r>
          </w:p>
        </w:tc>
      </w:tr>
      <w:tr w:rsidR="00B01B28" w:rsidRPr="00B01B28" w14:paraId="31FF5BDF" w14:textId="77777777" w:rsidTr="00B01B28">
        <w:trPr>
          <w:trHeight w:val="320"/>
        </w:trPr>
        <w:tc>
          <w:tcPr>
            <w:tcW w:w="1548" w:type="dxa"/>
            <w:noWrap/>
            <w:hideMark/>
          </w:tcPr>
          <w:p w14:paraId="0108E4A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MNA</w:t>
            </w:r>
          </w:p>
        </w:tc>
        <w:tc>
          <w:tcPr>
            <w:tcW w:w="1170" w:type="dxa"/>
            <w:noWrap/>
            <w:hideMark/>
          </w:tcPr>
          <w:p w14:paraId="4D38CD5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MOS</w:t>
            </w:r>
          </w:p>
        </w:tc>
        <w:tc>
          <w:tcPr>
            <w:tcW w:w="4950" w:type="dxa"/>
            <w:noWrap/>
            <w:hideMark/>
          </w:tcPr>
          <w:p w14:paraId="172A960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moss landing</w:t>
            </w:r>
          </w:p>
        </w:tc>
      </w:tr>
      <w:tr w:rsidR="00B01B28" w:rsidRPr="00B01B28" w14:paraId="561E45A9" w14:textId="77777777" w:rsidTr="00B01B28">
        <w:trPr>
          <w:trHeight w:val="320"/>
        </w:trPr>
        <w:tc>
          <w:tcPr>
            <w:tcW w:w="1548" w:type="dxa"/>
            <w:noWrap/>
            <w:hideMark/>
          </w:tcPr>
          <w:p w14:paraId="2C7443F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MNA</w:t>
            </w:r>
          </w:p>
        </w:tc>
        <w:tc>
          <w:tcPr>
            <w:tcW w:w="1170" w:type="dxa"/>
            <w:noWrap/>
            <w:hideMark/>
          </w:tcPr>
          <w:p w14:paraId="03603F4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MNT</w:t>
            </w:r>
          </w:p>
        </w:tc>
        <w:tc>
          <w:tcPr>
            <w:tcW w:w="4950" w:type="dxa"/>
            <w:noWrap/>
            <w:hideMark/>
          </w:tcPr>
          <w:p w14:paraId="1E68A43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monterey</w:t>
            </w:r>
          </w:p>
        </w:tc>
      </w:tr>
      <w:tr w:rsidR="00B01B28" w:rsidRPr="00B01B28" w14:paraId="0B5E289A" w14:textId="77777777" w:rsidTr="00B01B28">
        <w:trPr>
          <w:trHeight w:val="320"/>
        </w:trPr>
        <w:tc>
          <w:tcPr>
            <w:tcW w:w="1548" w:type="dxa"/>
            <w:noWrap/>
            <w:hideMark/>
          </w:tcPr>
          <w:p w14:paraId="626337C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MNA</w:t>
            </w:r>
          </w:p>
        </w:tc>
        <w:tc>
          <w:tcPr>
            <w:tcW w:w="1170" w:type="dxa"/>
            <w:noWrap/>
            <w:hideMark/>
          </w:tcPr>
          <w:p w14:paraId="1360209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OCM</w:t>
            </w:r>
          </w:p>
        </w:tc>
        <w:tc>
          <w:tcPr>
            <w:tcW w:w="4950" w:type="dxa"/>
            <w:noWrap/>
            <w:hideMark/>
          </w:tcPr>
          <w:p w14:paraId="69CF236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other santa cruz and monterey county ports</w:t>
            </w:r>
          </w:p>
        </w:tc>
      </w:tr>
      <w:tr w:rsidR="00B01B28" w:rsidRPr="00B01B28" w14:paraId="5CD6B4BC" w14:textId="77777777" w:rsidTr="00B01B28">
        <w:trPr>
          <w:trHeight w:val="320"/>
        </w:trPr>
        <w:tc>
          <w:tcPr>
            <w:tcW w:w="1548" w:type="dxa"/>
            <w:noWrap/>
            <w:hideMark/>
          </w:tcPr>
          <w:p w14:paraId="36484ED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MRA</w:t>
            </w:r>
          </w:p>
        </w:tc>
        <w:tc>
          <w:tcPr>
            <w:tcW w:w="1170" w:type="dxa"/>
            <w:noWrap/>
            <w:hideMark/>
          </w:tcPr>
          <w:p w14:paraId="0F04B4F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MRO</w:t>
            </w:r>
          </w:p>
        </w:tc>
        <w:tc>
          <w:tcPr>
            <w:tcW w:w="4950" w:type="dxa"/>
            <w:noWrap/>
            <w:hideMark/>
          </w:tcPr>
          <w:p w14:paraId="429E558C"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morro bay</w:t>
            </w:r>
          </w:p>
        </w:tc>
      </w:tr>
      <w:tr w:rsidR="00B01B28" w:rsidRPr="00B01B28" w14:paraId="0B081E6B" w14:textId="77777777" w:rsidTr="00B01B28">
        <w:trPr>
          <w:trHeight w:val="320"/>
        </w:trPr>
        <w:tc>
          <w:tcPr>
            <w:tcW w:w="1548" w:type="dxa"/>
            <w:noWrap/>
            <w:hideMark/>
          </w:tcPr>
          <w:p w14:paraId="33E0888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MRA</w:t>
            </w:r>
          </w:p>
        </w:tc>
        <w:tc>
          <w:tcPr>
            <w:tcW w:w="1170" w:type="dxa"/>
            <w:noWrap/>
            <w:hideMark/>
          </w:tcPr>
          <w:p w14:paraId="47E39DE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AVL</w:t>
            </w:r>
          </w:p>
        </w:tc>
        <w:tc>
          <w:tcPr>
            <w:tcW w:w="4950" w:type="dxa"/>
            <w:noWrap/>
            <w:hideMark/>
          </w:tcPr>
          <w:p w14:paraId="022CA8F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avila</w:t>
            </w:r>
          </w:p>
        </w:tc>
      </w:tr>
      <w:tr w:rsidR="00B01B28" w:rsidRPr="00B01B28" w14:paraId="753C8887" w14:textId="77777777" w:rsidTr="00B01B28">
        <w:trPr>
          <w:trHeight w:val="320"/>
        </w:trPr>
        <w:tc>
          <w:tcPr>
            <w:tcW w:w="1548" w:type="dxa"/>
            <w:noWrap/>
            <w:hideMark/>
          </w:tcPr>
          <w:p w14:paraId="5183B0A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MRA</w:t>
            </w:r>
          </w:p>
        </w:tc>
        <w:tc>
          <w:tcPr>
            <w:tcW w:w="1170" w:type="dxa"/>
            <w:noWrap/>
            <w:hideMark/>
          </w:tcPr>
          <w:p w14:paraId="441D094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OSL</w:t>
            </w:r>
          </w:p>
        </w:tc>
        <w:tc>
          <w:tcPr>
            <w:tcW w:w="4950" w:type="dxa"/>
            <w:noWrap/>
            <w:hideMark/>
          </w:tcPr>
          <w:p w14:paraId="28FABAD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other san luis obispo county ports</w:t>
            </w:r>
          </w:p>
        </w:tc>
      </w:tr>
      <w:tr w:rsidR="00B01B28" w:rsidRPr="00B01B28" w14:paraId="7399C0CF" w14:textId="77777777" w:rsidTr="00B01B28">
        <w:trPr>
          <w:trHeight w:val="320"/>
        </w:trPr>
        <w:tc>
          <w:tcPr>
            <w:tcW w:w="1548" w:type="dxa"/>
            <w:noWrap/>
            <w:hideMark/>
          </w:tcPr>
          <w:p w14:paraId="2E4E907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SBA</w:t>
            </w:r>
          </w:p>
        </w:tc>
        <w:tc>
          <w:tcPr>
            <w:tcW w:w="1170" w:type="dxa"/>
            <w:noWrap/>
            <w:hideMark/>
          </w:tcPr>
          <w:p w14:paraId="1707FA0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SB</w:t>
            </w:r>
          </w:p>
        </w:tc>
        <w:tc>
          <w:tcPr>
            <w:tcW w:w="4950" w:type="dxa"/>
            <w:noWrap/>
            <w:hideMark/>
          </w:tcPr>
          <w:p w14:paraId="280F69C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santa barbara</w:t>
            </w:r>
          </w:p>
        </w:tc>
      </w:tr>
      <w:tr w:rsidR="00B01B28" w:rsidRPr="00B01B28" w14:paraId="28221BC0" w14:textId="77777777" w:rsidTr="00B01B28">
        <w:trPr>
          <w:trHeight w:val="320"/>
        </w:trPr>
        <w:tc>
          <w:tcPr>
            <w:tcW w:w="1548" w:type="dxa"/>
            <w:noWrap/>
            <w:hideMark/>
          </w:tcPr>
          <w:p w14:paraId="6C86C2A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SBA</w:t>
            </w:r>
          </w:p>
        </w:tc>
        <w:tc>
          <w:tcPr>
            <w:tcW w:w="1170" w:type="dxa"/>
            <w:noWrap/>
            <w:hideMark/>
          </w:tcPr>
          <w:p w14:paraId="08E58DF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HNM</w:t>
            </w:r>
          </w:p>
        </w:tc>
        <w:tc>
          <w:tcPr>
            <w:tcW w:w="4950" w:type="dxa"/>
            <w:noWrap/>
            <w:hideMark/>
          </w:tcPr>
          <w:p w14:paraId="6983A00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port hueneme</w:t>
            </w:r>
          </w:p>
        </w:tc>
      </w:tr>
      <w:tr w:rsidR="00B01B28" w:rsidRPr="00B01B28" w14:paraId="2241DED2" w14:textId="77777777" w:rsidTr="00B01B28">
        <w:trPr>
          <w:trHeight w:val="320"/>
        </w:trPr>
        <w:tc>
          <w:tcPr>
            <w:tcW w:w="1548" w:type="dxa"/>
            <w:noWrap/>
            <w:hideMark/>
          </w:tcPr>
          <w:p w14:paraId="3F8F701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SBA</w:t>
            </w:r>
          </w:p>
        </w:tc>
        <w:tc>
          <w:tcPr>
            <w:tcW w:w="1170" w:type="dxa"/>
            <w:noWrap/>
            <w:hideMark/>
          </w:tcPr>
          <w:p w14:paraId="7CCBE5F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OBV</w:t>
            </w:r>
          </w:p>
        </w:tc>
        <w:tc>
          <w:tcPr>
            <w:tcW w:w="4950" w:type="dxa"/>
            <w:noWrap/>
            <w:hideMark/>
          </w:tcPr>
          <w:p w14:paraId="3541223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other santa barbara and ventura county ports</w:t>
            </w:r>
          </w:p>
        </w:tc>
      </w:tr>
      <w:tr w:rsidR="00B01B28" w:rsidRPr="00B01B28" w14:paraId="462BD478" w14:textId="77777777" w:rsidTr="00B01B28">
        <w:trPr>
          <w:trHeight w:val="320"/>
        </w:trPr>
        <w:tc>
          <w:tcPr>
            <w:tcW w:w="1548" w:type="dxa"/>
            <w:noWrap/>
            <w:hideMark/>
          </w:tcPr>
          <w:p w14:paraId="540DD84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SBA</w:t>
            </w:r>
          </w:p>
        </w:tc>
        <w:tc>
          <w:tcPr>
            <w:tcW w:w="1170" w:type="dxa"/>
            <w:noWrap/>
            <w:hideMark/>
          </w:tcPr>
          <w:p w14:paraId="322F32A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OXN</w:t>
            </w:r>
          </w:p>
        </w:tc>
        <w:tc>
          <w:tcPr>
            <w:tcW w:w="4950" w:type="dxa"/>
            <w:noWrap/>
            <w:hideMark/>
          </w:tcPr>
          <w:p w14:paraId="57B5F04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oxnard</w:t>
            </w:r>
          </w:p>
        </w:tc>
      </w:tr>
      <w:tr w:rsidR="00B01B28" w:rsidRPr="00B01B28" w14:paraId="46B03376" w14:textId="77777777" w:rsidTr="00B01B28">
        <w:trPr>
          <w:trHeight w:val="320"/>
        </w:trPr>
        <w:tc>
          <w:tcPr>
            <w:tcW w:w="1548" w:type="dxa"/>
            <w:noWrap/>
            <w:hideMark/>
          </w:tcPr>
          <w:p w14:paraId="1A82D19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SBA</w:t>
            </w:r>
          </w:p>
        </w:tc>
        <w:tc>
          <w:tcPr>
            <w:tcW w:w="1170" w:type="dxa"/>
            <w:noWrap/>
            <w:hideMark/>
          </w:tcPr>
          <w:p w14:paraId="27AE7694"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VEN</w:t>
            </w:r>
          </w:p>
        </w:tc>
        <w:tc>
          <w:tcPr>
            <w:tcW w:w="4950" w:type="dxa"/>
            <w:noWrap/>
            <w:hideMark/>
          </w:tcPr>
          <w:p w14:paraId="6B07C98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ventura</w:t>
            </w:r>
          </w:p>
        </w:tc>
      </w:tr>
      <w:tr w:rsidR="00B01B28" w:rsidRPr="00B01B28" w14:paraId="373F5DA4" w14:textId="77777777" w:rsidTr="00B01B28">
        <w:trPr>
          <w:trHeight w:val="320"/>
        </w:trPr>
        <w:tc>
          <w:tcPr>
            <w:tcW w:w="1548" w:type="dxa"/>
            <w:noWrap/>
            <w:hideMark/>
          </w:tcPr>
          <w:p w14:paraId="70B30DC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LAA</w:t>
            </w:r>
          </w:p>
        </w:tc>
        <w:tc>
          <w:tcPr>
            <w:tcW w:w="1170" w:type="dxa"/>
            <w:noWrap/>
            <w:hideMark/>
          </w:tcPr>
          <w:p w14:paraId="2023B56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LGB</w:t>
            </w:r>
          </w:p>
        </w:tc>
        <w:tc>
          <w:tcPr>
            <w:tcW w:w="4950" w:type="dxa"/>
            <w:noWrap/>
            <w:hideMark/>
          </w:tcPr>
          <w:p w14:paraId="14F3EA7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long beach</w:t>
            </w:r>
          </w:p>
        </w:tc>
      </w:tr>
      <w:tr w:rsidR="00B01B28" w:rsidRPr="00B01B28" w14:paraId="67985864" w14:textId="77777777" w:rsidTr="00B01B28">
        <w:trPr>
          <w:trHeight w:val="320"/>
        </w:trPr>
        <w:tc>
          <w:tcPr>
            <w:tcW w:w="1548" w:type="dxa"/>
            <w:noWrap/>
            <w:hideMark/>
          </w:tcPr>
          <w:p w14:paraId="14F83C9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LAA</w:t>
            </w:r>
          </w:p>
        </w:tc>
        <w:tc>
          <w:tcPr>
            <w:tcW w:w="1170" w:type="dxa"/>
            <w:noWrap/>
            <w:hideMark/>
          </w:tcPr>
          <w:p w14:paraId="12382DF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SP</w:t>
            </w:r>
          </w:p>
        </w:tc>
        <w:tc>
          <w:tcPr>
            <w:tcW w:w="4950" w:type="dxa"/>
            <w:noWrap/>
            <w:hideMark/>
          </w:tcPr>
          <w:p w14:paraId="104730EC"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san pedro</w:t>
            </w:r>
          </w:p>
        </w:tc>
      </w:tr>
      <w:tr w:rsidR="00B01B28" w:rsidRPr="00B01B28" w14:paraId="275C7DD5" w14:textId="77777777" w:rsidTr="00B01B28">
        <w:trPr>
          <w:trHeight w:val="320"/>
        </w:trPr>
        <w:tc>
          <w:tcPr>
            <w:tcW w:w="1548" w:type="dxa"/>
            <w:noWrap/>
            <w:hideMark/>
          </w:tcPr>
          <w:p w14:paraId="5A83D55C"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LAA</w:t>
            </w:r>
          </w:p>
        </w:tc>
        <w:tc>
          <w:tcPr>
            <w:tcW w:w="1170" w:type="dxa"/>
            <w:noWrap/>
            <w:hideMark/>
          </w:tcPr>
          <w:p w14:paraId="0E9D0CE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OLA</w:t>
            </w:r>
          </w:p>
        </w:tc>
        <w:tc>
          <w:tcPr>
            <w:tcW w:w="4950" w:type="dxa"/>
            <w:noWrap/>
            <w:hideMark/>
          </w:tcPr>
          <w:p w14:paraId="3A03E124"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other la and orange cnty ports</w:t>
            </w:r>
          </w:p>
        </w:tc>
      </w:tr>
      <w:tr w:rsidR="00B01B28" w:rsidRPr="00B01B28" w14:paraId="7FBB24D5" w14:textId="77777777" w:rsidTr="00B01B28">
        <w:trPr>
          <w:trHeight w:val="320"/>
        </w:trPr>
        <w:tc>
          <w:tcPr>
            <w:tcW w:w="1548" w:type="dxa"/>
            <w:noWrap/>
            <w:hideMark/>
          </w:tcPr>
          <w:p w14:paraId="2254296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LAA</w:t>
            </w:r>
          </w:p>
        </w:tc>
        <w:tc>
          <w:tcPr>
            <w:tcW w:w="1170" w:type="dxa"/>
            <w:noWrap/>
            <w:hideMark/>
          </w:tcPr>
          <w:p w14:paraId="11C5F44C"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DNA</w:t>
            </w:r>
          </w:p>
        </w:tc>
        <w:tc>
          <w:tcPr>
            <w:tcW w:w="4950" w:type="dxa"/>
            <w:noWrap/>
            <w:hideMark/>
          </w:tcPr>
          <w:p w14:paraId="7239B5D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dana point</w:t>
            </w:r>
          </w:p>
        </w:tc>
      </w:tr>
      <w:tr w:rsidR="00B01B28" w:rsidRPr="00B01B28" w14:paraId="0DAB0F1E" w14:textId="77777777" w:rsidTr="00B01B28">
        <w:trPr>
          <w:trHeight w:val="320"/>
        </w:trPr>
        <w:tc>
          <w:tcPr>
            <w:tcW w:w="1548" w:type="dxa"/>
            <w:noWrap/>
            <w:hideMark/>
          </w:tcPr>
          <w:p w14:paraId="498101D4"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LAA</w:t>
            </w:r>
          </w:p>
        </w:tc>
        <w:tc>
          <w:tcPr>
            <w:tcW w:w="1170" w:type="dxa"/>
            <w:noWrap/>
            <w:hideMark/>
          </w:tcPr>
          <w:p w14:paraId="7530108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TRM</w:t>
            </w:r>
          </w:p>
        </w:tc>
        <w:tc>
          <w:tcPr>
            <w:tcW w:w="4950" w:type="dxa"/>
            <w:noWrap/>
            <w:hideMark/>
          </w:tcPr>
          <w:p w14:paraId="4FF72E8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terminal island</w:t>
            </w:r>
          </w:p>
        </w:tc>
      </w:tr>
      <w:tr w:rsidR="00B01B28" w:rsidRPr="00B01B28" w14:paraId="07CC8A3C" w14:textId="77777777" w:rsidTr="00B01B28">
        <w:trPr>
          <w:trHeight w:val="320"/>
        </w:trPr>
        <w:tc>
          <w:tcPr>
            <w:tcW w:w="1548" w:type="dxa"/>
            <w:noWrap/>
            <w:hideMark/>
          </w:tcPr>
          <w:p w14:paraId="766FB55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LAA</w:t>
            </w:r>
          </w:p>
        </w:tc>
        <w:tc>
          <w:tcPr>
            <w:tcW w:w="1170" w:type="dxa"/>
            <w:noWrap/>
            <w:hideMark/>
          </w:tcPr>
          <w:p w14:paraId="368C6A0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NWB</w:t>
            </w:r>
          </w:p>
        </w:tc>
        <w:tc>
          <w:tcPr>
            <w:tcW w:w="4950" w:type="dxa"/>
            <w:noWrap/>
            <w:hideMark/>
          </w:tcPr>
          <w:p w14:paraId="43CB600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newport beach</w:t>
            </w:r>
          </w:p>
        </w:tc>
      </w:tr>
      <w:tr w:rsidR="00B01B28" w:rsidRPr="00B01B28" w14:paraId="0C9B2F62" w14:textId="77777777" w:rsidTr="00B01B28">
        <w:trPr>
          <w:trHeight w:val="320"/>
        </w:trPr>
        <w:tc>
          <w:tcPr>
            <w:tcW w:w="1548" w:type="dxa"/>
            <w:noWrap/>
            <w:hideMark/>
          </w:tcPr>
          <w:p w14:paraId="4CDFC6C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LAA</w:t>
            </w:r>
          </w:p>
        </w:tc>
        <w:tc>
          <w:tcPr>
            <w:tcW w:w="1170" w:type="dxa"/>
            <w:noWrap/>
            <w:hideMark/>
          </w:tcPr>
          <w:p w14:paraId="3FD8EBB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WLM</w:t>
            </w:r>
          </w:p>
        </w:tc>
        <w:tc>
          <w:tcPr>
            <w:tcW w:w="4950" w:type="dxa"/>
            <w:noWrap/>
            <w:hideMark/>
          </w:tcPr>
          <w:p w14:paraId="7FD7091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willmington</w:t>
            </w:r>
          </w:p>
        </w:tc>
      </w:tr>
      <w:tr w:rsidR="00B01B28" w:rsidRPr="00B01B28" w14:paraId="3794CF90" w14:textId="77777777" w:rsidTr="00B01B28">
        <w:trPr>
          <w:trHeight w:val="320"/>
        </w:trPr>
        <w:tc>
          <w:tcPr>
            <w:tcW w:w="1548" w:type="dxa"/>
            <w:noWrap/>
            <w:hideMark/>
          </w:tcPr>
          <w:p w14:paraId="38757A0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SDA</w:t>
            </w:r>
          </w:p>
        </w:tc>
        <w:tc>
          <w:tcPr>
            <w:tcW w:w="1170" w:type="dxa"/>
            <w:noWrap/>
            <w:hideMark/>
          </w:tcPr>
          <w:p w14:paraId="0DD8081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OCN</w:t>
            </w:r>
          </w:p>
        </w:tc>
        <w:tc>
          <w:tcPr>
            <w:tcW w:w="4950" w:type="dxa"/>
            <w:noWrap/>
            <w:hideMark/>
          </w:tcPr>
          <w:p w14:paraId="33BAF2C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oceanside</w:t>
            </w:r>
          </w:p>
        </w:tc>
      </w:tr>
      <w:tr w:rsidR="00B01B28" w:rsidRPr="00B01B28" w14:paraId="5810AE6D" w14:textId="77777777" w:rsidTr="00B01B28">
        <w:trPr>
          <w:trHeight w:val="320"/>
        </w:trPr>
        <w:tc>
          <w:tcPr>
            <w:tcW w:w="1548" w:type="dxa"/>
            <w:noWrap/>
            <w:hideMark/>
          </w:tcPr>
          <w:p w14:paraId="62EB986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SDA</w:t>
            </w:r>
          </w:p>
        </w:tc>
        <w:tc>
          <w:tcPr>
            <w:tcW w:w="1170" w:type="dxa"/>
            <w:noWrap/>
            <w:hideMark/>
          </w:tcPr>
          <w:p w14:paraId="0341D5F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SD</w:t>
            </w:r>
          </w:p>
        </w:tc>
        <w:tc>
          <w:tcPr>
            <w:tcW w:w="4950" w:type="dxa"/>
            <w:noWrap/>
            <w:hideMark/>
          </w:tcPr>
          <w:p w14:paraId="0FBA7A4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san diego</w:t>
            </w:r>
          </w:p>
        </w:tc>
      </w:tr>
      <w:tr w:rsidR="00B01B28" w:rsidRPr="00B01B28" w14:paraId="3328486A" w14:textId="77777777" w:rsidTr="00B01B28">
        <w:trPr>
          <w:trHeight w:val="320"/>
        </w:trPr>
        <w:tc>
          <w:tcPr>
            <w:tcW w:w="1548" w:type="dxa"/>
            <w:noWrap/>
            <w:hideMark/>
          </w:tcPr>
          <w:p w14:paraId="13007F4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SDA</w:t>
            </w:r>
          </w:p>
        </w:tc>
        <w:tc>
          <w:tcPr>
            <w:tcW w:w="1170" w:type="dxa"/>
            <w:noWrap/>
            <w:hideMark/>
          </w:tcPr>
          <w:p w14:paraId="151FFEB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OSD</w:t>
            </w:r>
          </w:p>
        </w:tc>
        <w:tc>
          <w:tcPr>
            <w:tcW w:w="4950" w:type="dxa"/>
            <w:noWrap/>
            <w:hideMark/>
          </w:tcPr>
          <w:p w14:paraId="077C961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other san diego county ports</w:t>
            </w:r>
          </w:p>
        </w:tc>
      </w:tr>
    </w:tbl>
    <w:p w14:paraId="7EC35AD5" w14:textId="77777777" w:rsidR="00B01B28" w:rsidRDefault="00B01B28" w:rsidP="00D2466B">
      <w:pPr>
        <w:pStyle w:val="Paragraph"/>
        <w:spacing w:before="0"/>
        <w:ind w:firstLine="0"/>
      </w:pPr>
    </w:p>
    <w:p w14:paraId="30DBCFBD" w14:textId="77777777" w:rsidR="00E47ADC" w:rsidRPr="006A2960" w:rsidRDefault="00E47ADC" w:rsidP="00D2466B">
      <w:pPr>
        <w:pStyle w:val="Paragraph"/>
        <w:spacing w:before="0"/>
        <w:ind w:firstLine="0"/>
      </w:pPr>
    </w:p>
    <w:p w14:paraId="2A51A0B1" w14:textId="77777777" w:rsidR="00471EBD" w:rsidRDefault="00CE6717" w:rsidP="00D2466B">
      <w:pPr>
        <w:pStyle w:val="Paragraph"/>
        <w:spacing w:before="0"/>
        <w:ind w:firstLine="0"/>
        <w:rPr>
          <w:u w:val="single"/>
        </w:rPr>
      </w:pPr>
      <w:r>
        <w:rPr>
          <w:u w:val="single"/>
        </w:rPr>
        <w:t xml:space="preserve">Analyzing Participation Networks: </w:t>
      </w:r>
    </w:p>
    <w:p w14:paraId="33501446" w14:textId="77777777" w:rsidR="003B2020" w:rsidRDefault="00471EBD" w:rsidP="00250557">
      <w:pPr>
        <w:pStyle w:val="Paragraph"/>
        <w:ind w:firstLine="0"/>
        <w:rPr>
          <w:bCs/>
        </w:rPr>
      </w:pPr>
      <w:r>
        <w:tab/>
      </w:r>
      <w:r w:rsidR="00250557" w:rsidRPr="00250557">
        <w:rPr>
          <w:bCs/>
        </w:rPr>
        <w:t>Network approaches have long been a valuable tool to understand interactions among communities of species (i.e. foodwebs). To analyz</w:t>
      </w:r>
      <w:r w:rsidR="00250557">
        <w:rPr>
          <w:bCs/>
        </w:rPr>
        <w:t>e these participation networks we</w:t>
      </w:r>
      <w:r w:rsidR="00250557" w:rsidRPr="00250557">
        <w:rPr>
          <w:bCs/>
        </w:rPr>
        <w:t xml:space="preserve"> have used two measures that have direct analogies to food-webs. The first is node centrality, which has been used to identify keystone species in food-webs</w:t>
      </w:r>
      <w:r w:rsidR="00250557">
        <w:rPr>
          <w:bCs/>
        </w:rPr>
        <w:t xml:space="preserve"> </w:t>
      </w:r>
      <w:r w:rsidR="00250557" w:rsidRPr="00250557">
        <w:rPr>
          <w:bCs/>
        </w:rPr>
        <w:fldChar w:fldCharType="begin"/>
      </w:r>
      <w:r w:rsidR="00250557" w:rsidRPr="00250557">
        <w:rPr>
          <w:bCs/>
        </w:rPr>
        <w:instrText xml:space="preserve"> ADDIN PAPERS2_CITATIONS &lt;citation&gt;&lt;uuid&gt;BDB4A392-AE9E-4D8F-BA6A-AF156C791CAB&lt;/uuid&gt;&lt;priority&gt;0&lt;/priority&gt;&lt;publications&gt;&lt;publication&gt;&lt;uuid&gt;EB72EBA9-D86F-4450-AFD5-994C0E6BBB41&lt;/uuid&gt;&lt;volume&gt;364&lt;/volume&gt;&lt;doi&gt;10.1098/rstb.2008.0335&lt;/doi&gt;&lt;startpage&gt;1733&lt;/startpage&gt;&lt;publication_date&gt;99200906271200000000222000&lt;/publication_date&gt;&lt;url&gt;http://rstb.royalsocietypublishing.org/cgi/doi/10.1098/rstb.2008.0335&lt;/url&gt;&lt;type&gt;400&lt;/type&gt;&lt;title&gt;Keystone species and food webs.&lt;/title&gt;&lt;publisher&gt;The Royal Society&lt;/publisher&gt;&lt;institution&gt;Collegium Budapest, Institute for Advanced Study, 1014 Budapest, Hungary. jordan.ferenc@gmail.com&lt;/institution&gt;&lt;number&gt;1524&lt;/number&gt;&lt;subtype&gt;400&lt;/subtype&gt;&lt;endpage&gt;1741&lt;/endpage&gt;&lt;bundle&gt;&lt;publication&gt;&lt;title&gt;Philosophical transactions of the Royal Society of London. Series B, Biological sciences&lt;/title&gt;&lt;type&gt;-100&lt;/type&gt;&lt;subtype&gt;-100&lt;/subtype&gt;&lt;uuid&gt;474059BF-80D0-4676-A833-248426BF2DBD&lt;/uuid&gt;&lt;/publication&gt;&lt;/bundle&gt;&lt;authors&gt;&lt;author&gt;&lt;firstName&gt;Ferenc&lt;/firstName&gt;&lt;lastName&gt;Jordan&lt;/lastName&gt;&lt;/author&gt;&lt;/authors&gt;&lt;/publication&gt;&lt;/publications&gt;&lt;cites&gt;&lt;/cites&gt;&lt;/citation&gt;</w:instrText>
      </w:r>
      <w:r w:rsidR="00250557" w:rsidRPr="00250557">
        <w:rPr>
          <w:bCs/>
        </w:rPr>
        <w:fldChar w:fldCharType="separate"/>
      </w:r>
      <w:r w:rsidR="00250557" w:rsidRPr="00250557">
        <w:t>(Jordan 2009)</w:t>
      </w:r>
      <w:r w:rsidR="00250557" w:rsidRPr="00250557">
        <w:fldChar w:fldCharType="end"/>
      </w:r>
      <w:r w:rsidR="00250557" w:rsidRPr="00250557">
        <w:rPr>
          <w:bCs/>
        </w:rPr>
        <w:t xml:space="preserve">, those that if removed from the food-web would lead to a disproportionately large impact on the whole system. Applied to the participation networks, measures of centrality identify “keystone fisheries”, those that most vessels in a fishing community would participate in (and possibly gain most of their revenue from) at some point of the year. These fisheries are likely ones that, regardless of ecological function or vulnerability, may from a human perspective of high management importance. </w:t>
      </w:r>
    </w:p>
    <w:p w14:paraId="68099F3D" w14:textId="77777777" w:rsidR="003B2020" w:rsidRPr="000D18E6" w:rsidRDefault="003B2020" w:rsidP="003B2020">
      <w:pPr>
        <w:pStyle w:val="Paragraph"/>
        <w:spacing w:before="0"/>
        <w:rPr>
          <w:bCs/>
        </w:rPr>
      </w:pPr>
      <w:r w:rsidRPr="000D18E6">
        <w:rPr>
          <w:bCs/>
        </w:rPr>
        <w:t xml:space="preserve">While many measures of network centrality exist, here </w:t>
      </w:r>
      <w:r>
        <w:rPr>
          <w:bCs/>
        </w:rPr>
        <w:t>we</w:t>
      </w:r>
      <w:r w:rsidRPr="000D18E6">
        <w:rPr>
          <w:bCs/>
        </w:rPr>
        <w:t xml:space="preserve"> chose simple measures which have clear interpretations. Centrality of each node </w:t>
      </w:r>
      <w:r>
        <w:rPr>
          <w:bCs/>
        </w:rPr>
        <w:t xml:space="preserve">(fishery) </w:t>
      </w:r>
      <w:r w:rsidRPr="000D18E6">
        <w:rPr>
          <w:bCs/>
        </w:rPr>
        <w:t xml:space="preserve">in a </w:t>
      </w:r>
      <w:r>
        <w:rPr>
          <w:bCs/>
        </w:rPr>
        <w:t xml:space="preserve">participation </w:t>
      </w:r>
      <w:r w:rsidRPr="000D18E6">
        <w:rPr>
          <w:bCs/>
        </w:rPr>
        <w:t xml:space="preserve">network was measured in two ways, by node strength and betweenness centrality. Node strength is a generalization of degree for weighted networks. Degree, or the number of connections to a given node, is an intuitive measure where the more connected a node is, the more central we assume to be in the network. To make use of the information contained in edge weight I calculated node strength (Barrat et al. 2004) where node strength of node </w:t>
      </w:r>
      <w:r w:rsidRPr="000D18E6">
        <w:rPr>
          <w:bCs/>
          <w:i/>
        </w:rPr>
        <w:t xml:space="preserve">v </w:t>
      </w:r>
      <w:r w:rsidRPr="000D18E6">
        <w:rPr>
          <w:bCs/>
        </w:rPr>
        <w:t>is</w:t>
      </w:r>
    </w:p>
    <w:tbl>
      <w:tblPr>
        <w:tblStyle w:val="TableGrid"/>
        <w:tblW w:w="0" w:type="auto"/>
        <w:tblInd w:w="108" w:type="dxa"/>
        <w:tblLook w:val="0600" w:firstRow="0" w:lastRow="0" w:firstColumn="0" w:lastColumn="0" w:noHBand="1" w:noVBand="1"/>
      </w:tblPr>
      <w:tblGrid>
        <w:gridCol w:w="8730"/>
        <w:gridCol w:w="703"/>
      </w:tblGrid>
      <w:tr w:rsidR="003B2020" w:rsidRPr="000D18E6" w14:paraId="0AC0AAB5" w14:textId="77777777" w:rsidTr="006E5384">
        <w:trPr>
          <w:trHeight w:val="954"/>
        </w:trPr>
        <w:tc>
          <w:tcPr>
            <w:tcW w:w="8730" w:type="dxa"/>
            <w:tcBorders>
              <w:top w:val="nil"/>
              <w:left w:val="nil"/>
              <w:bottom w:val="nil"/>
              <w:right w:val="nil"/>
            </w:tcBorders>
            <w:vAlign w:val="center"/>
          </w:tcPr>
          <w:p w14:paraId="542EE411" w14:textId="77777777" w:rsidR="003B2020" w:rsidRPr="000D18E6" w:rsidRDefault="003B2020" w:rsidP="006E5384">
            <w:pPr>
              <w:pStyle w:val="Paragraph"/>
              <w:spacing w:before="0"/>
              <w:rPr>
                <w:bCs/>
              </w:rPr>
            </w:pPr>
            <m:oMathPara>
              <m:oMath>
                <m:sSub>
                  <m:sSubPr>
                    <m:ctrlPr>
                      <w:rPr>
                        <w:rFonts w:ascii="Cambria Math" w:hAnsi="Cambria Math"/>
                        <w:bCs/>
                      </w:rPr>
                    </m:ctrlPr>
                  </m:sSubPr>
                  <m:e>
                    <m:r>
                      <w:rPr>
                        <w:rFonts w:ascii="Cambria Math" w:hAnsi="Cambria Math"/>
                      </w:rPr>
                      <m:t>s</m:t>
                    </m:r>
                  </m:e>
                  <m:sub>
                    <m:r>
                      <w:rPr>
                        <w:rFonts w:ascii="Cambria Math" w:hAnsi="Cambria Math"/>
                      </w:rPr>
                      <m:t>v</m:t>
                    </m:r>
                  </m:sub>
                </m:sSub>
                <m:r>
                  <w:rPr>
                    <w:rFonts w:ascii="Cambria Math" w:hAnsi="Cambria Math"/>
                  </w:rPr>
                  <m:t xml:space="preserve">= </m:t>
                </m:r>
                <m:nary>
                  <m:naryPr>
                    <m:chr m:val="∑"/>
                    <m:ctrlPr>
                      <w:rPr>
                        <w:rFonts w:ascii="Cambria Math" w:hAnsi="Cambria Math"/>
                        <w:bCs/>
                      </w:rPr>
                    </m:ctrlPr>
                  </m:naryPr>
                  <m:sub>
                    <m:r>
                      <w:rPr>
                        <w:rFonts w:ascii="Cambria Math" w:hAnsi="Cambria Math"/>
                      </w:rPr>
                      <m:t>u=1</m:t>
                    </m:r>
                  </m:sub>
                  <m:sup>
                    <m:r>
                      <w:rPr>
                        <w:rFonts w:ascii="Cambria Math" w:hAnsi="Cambria Math"/>
                      </w:rPr>
                      <m:t>N</m:t>
                    </m:r>
                  </m:sup>
                  <m:e>
                    <m:sSub>
                      <m:sSubPr>
                        <m:ctrlPr>
                          <w:rPr>
                            <w:rFonts w:ascii="Cambria Math" w:hAnsi="Cambria Math"/>
                            <w:bCs/>
                          </w:rPr>
                        </m:ctrlPr>
                      </m:sSubPr>
                      <m:e>
                        <m:r>
                          <w:rPr>
                            <w:rFonts w:ascii="Cambria Math" w:hAnsi="Cambria Math"/>
                          </w:rPr>
                          <m:t>g</m:t>
                        </m:r>
                      </m:e>
                      <m:sub>
                        <m:r>
                          <w:rPr>
                            <w:rFonts w:ascii="Cambria Math" w:hAnsi="Cambria Math"/>
                          </w:rPr>
                          <m:t>vu</m:t>
                        </m:r>
                      </m:sub>
                    </m:sSub>
                  </m:e>
                </m:nary>
                <m:r>
                  <m:rPr>
                    <m:sty m:val="bi"/>
                  </m:rPr>
                  <w:rPr>
                    <w:rFonts w:ascii="Cambria Math" w:hAnsi="Cambria Math"/>
                  </w:rPr>
                  <m:t>,</m:t>
                </m:r>
              </m:oMath>
            </m:oMathPara>
          </w:p>
        </w:tc>
        <w:tc>
          <w:tcPr>
            <w:tcW w:w="496" w:type="dxa"/>
            <w:tcBorders>
              <w:top w:val="nil"/>
              <w:left w:val="nil"/>
              <w:bottom w:val="nil"/>
              <w:right w:val="nil"/>
            </w:tcBorders>
            <w:vAlign w:val="center"/>
          </w:tcPr>
          <w:p w14:paraId="25F03226" w14:textId="77777777" w:rsidR="003B2020" w:rsidRPr="000D18E6" w:rsidRDefault="003B2020" w:rsidP="006E5384">
            <w:pPr>
              <w:pStyle w:val="Paragraph"/>
              <w:spacing w:before="0"/>
              <w:rPr>
                <w:bCs/>
              </w:rPr>
            </w:pPr>
            <w:r w:rsidRPr="000D18E6">
              <w:rPr>
                <w:bCs/>
              </w:rPr>
              <w:t>(</w:t>
            </w:r>
            <w:r w:rsidRPr="000D18E6">
              <w:rPr>
                <w:rFonts w:ascii="Times New Roman" w:hAnsi="Times New Roman" w:cs="Times New Roman"/>
                <w:bCs/>
              </w:rPr>
              <w:t>(S2)</w:t>
            </w:r>
          </w:p>
        </w:tc>
      </w:tr>
    </w:tbl>
    <w:p w14:paraId="1C619F7F" w14:textId="77777777" w:rsidR="003B2020" w:rsidRPr="000D18E6" w:rsidRDefault="003B2020" w:rsidP="003B2020">
      <w:pPr>
        <w:pStyle w:val="Paragraph"/>
        <w:spacing w:before="0"/>
        <w:ind w:firstLine="0"/>
        <w:rPr>
          <w:bCs/>
        </w:rPr>
      </w:pPr>
      <w:r w:rsidRPr="000D18E6">
        <w:rPr>
          <w:bCs/>
        </w:rPr>
        <w:t xml:space="preserve">in a graph with </w:t>
      </w:r>
      <w:r w:rsidRPr="000D18E6">
        <w:rPr>
          <w:bCs/>
          <w:i/>
        </w:rPr>
        <w:t>N</w:t>
      </w:r>
      <w:r w:rsidRPr="000D18E6">
        <w:rPr>
          <w:bCs/>
        </w:rPr>
        <w:t xml:space="preserve"> total nodes </w:t>
      </w:r>
      <w:r w:rsidRPr="000D18E6">
        <w:rPr>
          <w:bCs/>
        </w:rPr>
        <w:fldChar w:fldCharType="begin"/>
      </w:r>
      <w:r>
        <w:rPr>
          <w:bCs/>
        </w:rPr>
        <w:instrText xml:space="preserve"> ADDIN PAPERS2_CITATIONS &lt;citation&gt;&lt;uuid&gt;5B9E2F6B-7F50-48D2-888D-DDA74A671A21&lt;/uuid&gt;&lt;priority&gt;12&lt;/priority&gt;&lt;publications&gt;&lt;publication&gt;&lt;uuid&gt;5B50645A-E7FA-4161-884E-375360C5092C&lt;/uuid&gt;&lt;volume&gt;101&lt;/volume&gt;&lt;doi&gt;10.1073/pnas.0400087101&lt;/doi&gt;&lt;startpage&gt;3747&lt;/startpage&gt;&lt;publication_date&gt;99200403161200000000222000&lt;/publication_date&gt;&lt;url&gt;http://www.pnas.org/content/101/11/3747.full&lt;/url&gt;&lt;type&gt;400&lt;/type&gt;&lt;title&gt;The architecture of complex weighted networks&lt;/title&gt;&lt;publisher&gt;National Acad Sciences&lt;/publisher&gt;&lt;institution&gt;Laboratoire de Physique Théorique, Unité Mixte de Recherche du Centre National de la Recherche Scientifique 8627, Bâtiment 210, Université de Paris-Sud, 91405 Orsay Cedex, France.&lt;/institution&gt;&lt;number&gt;11&lt;/number&gt;&lt;subtype&gt;400&lt;/subtype&gt;&lt;endpage&gt;3752&lt;/endpage&gt;&lt;bundle&gt;&lt;publication&gt;&lt;publisher&gt;National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A&lt;/firstName&gt;&lt;lastName&gt;Barrat&lt;/lastName&gt;&lt;/author&gt;&lt;author&gt;&lt;firstName&gt;M&lt;/firstName&gt;&lt;lastName&gt;Barthelemy&lt;/lastName&gt;&lt;/author&gt;&lt;author&gt;&lt;firstName&gt;R&lt;/firstName&gt;&lt;lastName&gt;Pastor-Satorras&lt;/lastName&gt;&lt;/author&gt;&lt;author&gt;&lt;firstName&gt;A&lt;/firstName&gt;&lt;lastName&gt;Vespignani&lt;/lastName&gt;&lt;/author&gt;&lt;/authors&gt;&lt;/publication&gt;&lt;/publications&gt;&lt;cites&gt;&lt;/cites&gt;&lt;/citation&gt;</w:instrText>
      </w:r>
      <w:r w:rsidRPr="000D18E6">
        <w:rPr>
          <w:bCs/>
        </w:rPr>
        <w:fldChar w:fldCharType="separate"/>
      </w:r>
      <w:r w:rsidRPr="000D18E6">
        <w:rPr>
          <w:bCs/>
        </w:rPr>
        <w:t>(Barrat et al. 2004)</w:t>
      </w:r>
      <w:r w:rsidRPr="000D18E6">
        <w:fldChar w:fldCharType="end"/>
      </w:r>
      <w:r w:rsidRPr="000D18E6">
        <w:rPr>
          <w:bCs/>
        </w:rPr>
        <w:t xml:space="preserve">.  Because networks varied orders of magnitude in the total number of vessels moving among nodes, </w:t>
      </w:r>
      <w:r>
        <w:rPr>
          <w:bCs/>
        </w:rPr>
        <w:t>we</w:t>
      </w:r>
      <w:r w:rsidRPr="000D18E6">
        <w:rPr>
          <w:bCs/>
        </w:rPr>
        <w:t xml:space="preserve"> normalized this value by the sum of all edge weights in a graph, thus providing a measure ranging between 0 and 1 where 1 indicates that all connections in the network were to node </w:t>
      </w:r>
      <w:r w:rsidRPr="000D18E6">
        <w:rPr>
          <w:bCs/>
          <w:i/>
        </w:rPr>
        <w:t>v</w:t>
      </w:r>
      <w:r w:rsidRPr="000D18E6">
        <w:rPr>
          <w:bCs/>
        </w:rPr>
        <w:t xml:space="preserve">, and 0 means that no connections involved node </w:t>
      </w:r>
      <w:r w:rsidRPr="000D18E6">
        <w:rPr>
          <w:bCs/>
          <w:i/>
        </w:rPr>
        <w:t>v</w:t>
      </w:r>
      <w:r w:rsidRPr="000D18E6">
        <w:rPr>
          <w:bCs/>
        </w:rPr>
        <w:t>, and it grows such that larger edges drive up the score. Fisheries with node strength close to one are fisheries that were consistently connected to the majority of other fisheries in the network and/or were involved the strongest connections present. Thus these fisheries that scored highly in node strength across all port networks can be thought of as fisheries that are consistently central (i.e. strongly connected to most of the nodes in the network) in all the networks in which they appear.</w:t>
      </w:r>
    </w:p>
    <w:p w14:paraId="68309863" w14:textId="77777777" w:rsidR="003B2020" w:rsidRPr="000D18E6" w:rsidRDefault="003B2020" w:rsidP="003B2020">
      <w:pPr>
        <w:pStyle w:val="Paragraph"/>
        <w:spacing w:before="0"/>
        <w:rPr>
          <w:bCs/>
        </w:rPr>
      </w:pPr>
      <w:r w:rsidRPr="000D18E6">
        <w:rPr>
          <w:bCs/>
        </w:rPr>
        <w:t xml:space="preserve">This measure of node strength, while intuitive, only takes into account the local structure around each node. To incorporate both node strength and network structure I calculated betweenness centrality. Betweenness centrality was developed to better incorporate the topological structure of the network and specifically to capture whether nodes connected two relatively distant parts of a network </w:t>
      </w:r>
      <w:r w:rsidRPr="000D18E6">
        <w:rPr>
          <w:bCs/>
        </w:rPr>
        <w:fldChar w:fldCharType="begin"/>
      </w:r>
      <w:r>
        <w:rPr>
          <w:bCs/>
        </w:rPr>
        <w:instrText xml:space="preserve"> ADDIN PAPERS2_CITATIONS &lt;citation&gt;&lt;uuid&gt;BABDD6B9-7682-4CBD-A0C3-6962E5E72D59&lt;/uuid&gt;&lt;priority&gt;13&lt;/priority&gt;&lt;publications&gt;&lt;publication&gt;&lt;volume&gt;2&lt;/volume&gt;&lt;startpage&gt;119&lt;/startpage&gt;&lt;title&gt;Centrality in Social Networks: II. Experimental Results&lt;/title&gt;&lt;uuid&gt;246EB2A3-F131-471A-B268-3A1E19701D44&lt;/uuid&gt;&lt;subtype&gt;400&lt;/subtype&gt;&lt;endpage&gt;141&lt;/endpage&gt;&lt;type&gt;400&lt;/type&gt;&lt;publication_date&gt;99197900001200000000200000&lt;/publication_date&gt;&lt;bundle&gt;&lt;publication&gt;&lt;title&gt;Social Networks&lt;/title&gt;&lt;type&gt;-100&lt;/type&gt;&lt;subtype&gt;-100&lt;/subtype&gt;&lt;uuid&gt;57E81B82-8B43-4C47-B1B0-D7F89A46D7C0&lt;/uuid&gt;&lt;/publication&gt;&lt;/bundle&gt;&lt;authors&gt;&lt;author&gt;&lt;firstName&gt;Linton&lt;/firstName&gt;&lt;middleNames&gt;C&lt;/middleNames&gt;&lt;lastName&gt;Freeman&lt;/lastName&gt;&lt;/author&gt;&lt;author&gt;&lt;firstName&gt;Douglas&lt;/firstName&gt;&lt;lastName&gt;Roeder&lt;/lastName&gt;&lt;/author&gt;&lt;author&gt;&lt;firstName&gt;Robert&lt;/firstName&gt;&lt;middleNames&gt;R&lt;/middleNames&gt;&lt;lastName&gt;Mulholland&lt;/lastName&gt;&lt;/author&gt;&lt;/authors&gt;&lt;/publication&gt;&lt;/publications&gt;&lt;cites&gt;&lt;/cites&gt;&lt;/citation&gt;</w:instrText>
      </w:r>
      <w:r w:rsidRPr="000D18E6">
        <w:rPr>
          <w:bCs/>
        </w:rPr>
        <w:fldChar w:fldCharType="separate"/>
      </w:r>
      <w:r w:rsidRPr="000D18E6">
        <w:rPr>
          <w:bCs/>
        </w:rPr>
        <w:t>(Freeman, Roeder, and Mulholland 1979)</w:t>
      </w:r>
      <w:r w:rsidRPr="000D18E6">
        <w:fldChar w:fldCharType="end"/>
      </w:r>
      <w:r w:rsidRPr="000D18E6">
        <w:rPr>
          <w:bCs/>
        </w:rPr>
        <w:t xml:space="preserve">. This metric is particularly useful in cases where we wish to know something about traffic or how information flows across a network, both of which are relevant when we think about fisheries participation. This metric is calculated as the number of shortest paths which travel through a given node </w:t>
      </w:r>
      <w:r w:rsidRPr="000D18E6">
        <w:rPr>
          <w:bCs/>
          <w:i/>
        </w:rPr>
        <w:t>b(v)</w:t>
      </w:r>
      <w:r w:rsidRPr="000D18E6">
        <w:rPr>
          <w:bCs/>
        </w:rPr>
        <w:t>.</w:t>
      </w:r>
    </w:p>
    <w:tbl>
      <w:tblPr>
        <w:tblStyle w:val="TableGrid"/>
        <w:tblW w:w="0" w:type="auto"/>
        <w:tblInd w:w="108" w:type="dxa"/>
        <w:tblLook w:val="04A0" w:firstRow="1" w:lastRow="0" w:firstColumn="1" w:lastColumn="0" w:noHBand="0" w:noVBand="1"/>
      </w:tblPr>
      <w:tblGrid>
        <w:gridCol w:w="8697"/>
        <w:gridCol w:w="703"/>
      </w:tblGrid>
      <w:tr w:rsidR="003B2020" w:rsidRPr="000D18E6" w14:paraId="67FD226B" w14:textId="77777777" w:rsidTr="006E5384">
        <w:trPr>
          <w:trHeight w:val="675"/>
        </w:trPr>
        <w:tc>
          <w:tcPr>
            <w:tcW w:w="8697" w:type="dxa"/>
            <w:tcBorders>
              <w:top w:val="nil"/>
              <w:left w:val="nil"/>
              <w:bottom w:val="nil"/>
              <w:right w:val="nil"/>
            </w:tcBorders>
          </w:tcPr>
          <w:p w14:paraId="2B52F238" w14:textId="77777777" w:rsidR="003B2020" w:rsidRPr="000D18E6" w:rsidRDefault="003B2020" w:rsidP="006E5384">
            <w:pPr>
              <w:pStyle w:val="Paragraph"/>
              <w:spacing w:before="0"/>
              <w:rPr>
                <w:bCs/>
              </w:rPr>
            </w:pPr>
            <m:oMathPara>
              <m:oMath>
                <m:r>
                  <w:rPr>
                    <w:rFonts w:ascii="Cambria Math" w:hAnsi="Cambria Math"/>
                  </w:rPr>
                  <m:t>b</m:t>
                </m:r>
                <m:d>
                  <m:dPr>
                    <m:ctrlPr>
                      <w:rPr>
                        <w:rFonts w:ascii="Cambria Math" w:hAnsi="Cambria Math"/>
                        <w:bCs/>
                        <w:i/>
                      </w:rPr>
                    </m:ctrlPr>
                  </m:dPr>
                  <m:e>
                    <m:r>
                      <w:rPr>
                        <w:rFonts w:ascii="Cambria Math" w:hAnsi="Cambria Math"/>
                      </w:rPr>
                      <m:t>v</m:t>
                    </m:r>
                  </m:e>
                </m:d>
                <m:r>
                  <w:rPr>
                    <w:rFonts w:ascii="Cambria Math" w:hAnsi="Cambria Math"/>
                  </w:rPr>
                  <m:t xml:space="preserve">= </m:t>
                </m:r>
                <m:nary>
                  <m:naryPr>
                    <m:chr m:val="∑"/>
                    <m:supHide m:val="1"/>
                    <m:ctrlPr>
                      <w:rPr>
                        <w:rFonts w:ascii="Cambria Math" w:hAnsi="Cambria Math"/>
                        <w:bCs/>
                        <w:i/>
                      </w:rPr>
                    </m:ctrlPr>
                  </m:naryPr>
                  <m:sub>
                    <m:r>
                      <w:rPr>
                        <w:rFonts w:ascii="Cambria Math" w:hAnsi="Cambria Math"/>
                      </w:rPr>
                      <m:t>s</m:t>
                    </m:r>
                  </m:sub>
                  <m:sup/>
                  <m:e>
                    <m:f>
                      <m:fPr>
                        <m:ctrlPr>
                          <w:rPr>
                            <w:rFonts w:ascii="Cambria Math" w:hAnsi="Cambria Math"/>
                            <w:i/>
                          </w:rPr>
                        </m:ctrlPr>
                      </m:fPr>
                      <m:num>
                        <m:sSub>
                          <m:sSubPr>
                            <m:ctrlPr>
                              <w:rPr>
                                <w:rFonts w:ascii="Cambria Math" w:hAnsi="Cambria Math"/>
                                <w:bCs/>
                                <w:i/>
                              </w:rPr>
                            </m:ctrlPr>
                          </m:sSubPr>
                          <m:e>
                            <m:r>
                              <w:rPr>
                                <w:rFonts w:ascii="Cambria Math" w:hAnsi="Cambria Math"/>
                              </w:rPr>
                              <m:t>σ</m:t>
                            </m:r>
                          </m:e>
                          <m:sub>
                            <m:r>
                              <w:rPr>
                                <w:rFonts w:ascii="Cambria Math" w:hAnsi="Cambria Math"/>
                              </w:rPr>
                              <m:t>st</m:t>
                            </m:r>
                          </m:sub>
                        </m:sSub>
                        <m:r>
                          <w:rPr>
                            <w:rFonts w:ascii="Cambria Math" w:hAnsi="Cambria Math"/>
                          </w:rPr>
                          <m:t>(v)</m:t>
                        </m:r>
                      </m:num>
                      <m:den>
                        <m:sSub>
                          <m:sSubPr>
                            <m:ctrlPr>
                              <w:rPr>
                                <w:rFonts w:ascii="Cambria Math" w:hAnsi="Cambria Math"/>
                                <w:bCs/>
                                <w:i/>
                              </w:rPr>
                            </m:ctrlPr>
                          </m:sSubPr>
                          <m:e>
                            <m:r>
                              <w:rPr>
                                <w:rFonts w:ascii="Cambria Math" w:hAnsi="Cambria Math"/>
                              </w:rPr>
                              <m:t>σ</m:t>
                            </m:r>
                          </m:e>
                          <m:sub>
                            <m:r>
                              <w:rPr>
                                <w:rFonts w:ascii="Cambria Math" w:hAnsi="Cambria Math"/>
                              </w:rPr>
                              <m:t>st</m:t>
                            </m:r>
                          </m:sub>
                        </m:sSub>
                      </m:den>
                    </m:f>
                    <m:r>
                      <w:rPr>
                        <w:rFonts w:ascii="Cambria Math" w:hAnsi="Cambria Math"/>
                      </w:rPr>
                      <m:t>,</m:t>
                    </m:r>
                  </m:e>
                </m:nary>
              </m:oMath>
            </m:oMathPara>
          </w:p>
        </w:tc>
        <w:tc>
          <w:tcPr>
            <w:tcW w:w="505" w:type="dxa"/>
            <w:tcBorders>
              <w:top w:val="nil"/>
              <w:left w:val="nil"/>
              <w:bottom w:val="nil"/>
              <w:right w:val="nil"/>
            </w:tcBorders>
            <w:vAlign w:val="center"/>
          </w:tcPr>
          <w:p w14:paraId="28232989" w14:textId="77777777" w:rsidR="003B2020" w:rsidRPr="000D18E6" w:rsidRDefault="003B2020" w:rsidP="006E5384">
            <w:pPr>
              <w:pStyle w:val="Paragraph"/>
              <w:spacing w:before="0"/>
              <w:rPr>
                <w:bCs/>
              </w:rPr>
            </w:pPr>
            <w:r w:rsidRPr="000D18E6">
              <w:rPr>
                <w:bCs/>
              </w:rPr>
              <w:t>(</w:t>
            </w:r>
            <w:r w:rsidRPr="000D18E6">
              <w:rPr>
                <w:rFonts w:ascii="Times New Roman" w:hAnsi="Times New Roman" w:cs="Times New Roman"/>
                <w:bCs/>
              </w:rPr>
              <w:t>(S3)</w:t>
            </w:r>
          </w:p>
        </w:tc>
      </w:tr>
    </w:tbl>
    <w:p w14:paraId="751E3ECE" w14:textId="77777777" w:rsidR="003B2020" w:rsidRPr="00471EBD" w:rsidRDefault="003B2020" w:rsidP="003B2020">
      <w:pPr>
        <w:pStyle w:val="Paragraph"/>
        <w:spacing w:before="0"/>
        <w:ind w:firstLine="0"/>
        <w:rPr>
          <w:bCs/>
        </w:rPr>
      </w:pPr>
      <w:r w:rsidRPr="000D18E6">
        <w:rPr>
          <w:bCs/>
        </w:rPr>
        <w:t xml:space="preserve">where </w:t>
      </w:r>
      <m:oMath>
        <m:sSub>
          <m:sSubPr>
            <m:ctrlPr>
              <w:rPr>
                <w:rFonts w:ascii="Cambria Math" w:hAnsi="Cambria Math"/>
                <w:bCs/>
              </w:rPr>
            </m:ctrlPr>
          </m:sSubPr>
          <m:e>
            <m:r>
              <w:rPr>
                <w:rFonts w:ascii="Cambria Math" w:hAnsi="Cambria Math"/>
              </w:rPr>
              <m:t>σ</m:t>
            </m:r>
          </m:e>
          <m:sub>
            <m:r>
              <w:rPr>
                <w:rFonts w:ascii="Cambria Math" w:hAnsi="Cambria Math"/>
              </w:rPr>
              <m:t>st</m:t>
            </m:r>
          </m:sub>
        </m:sSub>
      </m:oMath>
      <w:r w:rsidRPr="000D18E6">
        <w:rPr>
          <w:bCs/>
        </w:rPr>
        <w:t xml:space="preserve"> is the number of shortest paths between node </w:t>
      </w:r>
      <w:r w:rsidRPr="000D18E6">
        <w:rPr>
          <w:bCs/>
          <w:i/>
        </w:rPr>
        <w:t xml:space="preserve">s </w:t>
      </w:r>
      <w:r w:rsidRPr="000D18E6">
        <w:rPr>
          <w:bCs/>
        </w:rPr>
        <w:t xml:space="preserve">and node </w:t>
      </w:r>
      <w:r w:rsidRPr="000D18E6">
        <w:rPr>
          <w:bCs/>
          <w:i/>
        </w:rPr>
        <w:t xml:space="preserve">t </w:t>
      </w:r>
      <w:r w:rsidRPr="000D18E6">
        <w:rPr>
          <w:bCs/>
        </w:rPr>
        <w:t xml:space="preserve">and </w:t>
      </w:r>
      <m:oMath>
        <m:sSub>
          <m:sSubPr>
            <m:ctrlPr>
              <w:rPr>
                <w:rFonts w:ascii="Cambria Math" w:hAnsi="Cambria Math"/>
                <w:bCs/>
              </w:rPr>
            </m:ctrlPr>
          </m:sSubPr>
          <m:e>
            <m:r>
              <w:rPr>
                <w:rFonts w:ascii="Cambria Math" w:hAnsi="Cambria Math"/>
              </w:rPr>
              <m:t>σ</m:t>
            </m:r>
          </m:e>
          <m:sub>
            <m:r>
              <w:rPr>
                <w:rFonts w:ascii="Cambria Math" w:hAnsi="Cambria Math"/>
              </w:rPr>
              <m:t>st</m:t>
            </m:r>
          </m:sub>
        </m:sSub>
        <m:r>
          <w:rPr>
            <w:rFonts w:ascii="Cambria Math" w:hAnsi="Cambria Math"/>
          </w:rPr>
          <m:t>(v)</m:t>
        </m:r>
      </m:oMath>
      <w:r w:rsidRPr="000D18E6">
        <w:rPr>
          <w:bCs/>
        </w:rPr>
        <w:t xml:space="preserve"> is the number of shortest paths that pass through vertex </w:t>
      </w:r>
      <w:r w:rsidRPr="000D18E6">
        <w:rPr>
          <w:bCs/>
          <w:i/>
        </w:rPr>
        <w:t>v</w:t>
      </w:r>
      <w:r w:rsidRPr="000D18E6">
        <w:rPr>
          <w:bCs/>
        </w:rPr>
        <w:t xml:space="preserve">. Because betweenness will scale with network size, and participation networks vary in size, I normalized this value by dividing by the number of pairs of nodes </w:t>
      </w:r>
      <w:r w:rsidRPr="000D18E6">
        <w:rPr>
          <w:bCs/>
          <w:i/>
        </w:rPr>
        <w:t>((N-1)(N-2)/2</w:t>
      </w:r>
      <w:r w:rsidRPr="000D18E6">
        <w:rPr>
          <w:bCs/>
        </w:rPr>
        <w:t xml:space="preserve">) that do not include </w:t>
      </w:r>
      <w:r w:rsidRPr="000D18E6">
        <w:rPr>
          <w:bCs/>
          <w:i/>
        </w:rPr>
        <w:t>v</w:t>
      </w:r>
      <w:r w:rsidRPr="000D18E6">
        <w:rPr>
          <w:bCs/>
        </w:rPr>
        <w:t xml:space="preserve">, so that </w:t>
      </w:r>
      <w:r w:rsidRPr="000D18E6">
        <w:rPr>
          <w:bCs/>
          <w:i/>
        </w:rPr>
        <w:t>b</w:t>
      </w:r>
      <w:r w:rsidRPr="000D18E6">
        <w:rPr>
          <w:bCs/>
        </w:rPr>
        <w:t xml:space="preserve"> is in the interval </w:t>
      </w:r>
      <w:r w:rsidRPr="000D18E6">
        <w:rPr>
          <w:bCs/>
          <w:i/>
        </w:rPr>
        <w:t>[0, 1]</w:t>
      </w:r>
      <w:r w:rsidRPr="000D18E6">
        <w:rPr>
          <w:bCs/>
        </w:rPr>
        <w:t xml:space="preserve">. To incorporate </w:t>
      </w:r>
      <w:r w:rsidRPr="000D18E6">
        <w:rPr>
          <w:bCs/>
        </w:rPr>
        <w:lastRenderedPageBreak/>
        <w:t>weights of edges I summed the edge strength such that shortest paths that involve edges with larger weights contribute more to betweenness scores.</w:t>
      </w:r>
    </w:p>
    <w:p w14:paraId="36800341" w14:textId="77777777" w:rsidR="003B2020" w:rsidRDefault="003B2020" w:rsidP="00250557">
      <w:pPr>
        <w:pStyle w:val="Paragraph"/>
        <w:ind w:firstLine="0"/>
        <w:rPr>
          <w:bCs/>
        </w:rPr>
      </w:pPr>
    </w:p>
    <w:p w14:paraId="15CAE5D2" w14:textId="5E112988" w:rsidR="003B2020" w:rsidRDefault="00250557" w:rsidP="003B2020">
      <w:pPr>
        <w:pStyle w:val="Paragraph"/>
        <w:rPr>
          <w:bCs/>
        </w:rPr>
      </w:pPr>
      <w:r w:rsidRPr="00250557">
        <w:rPr>
          <w:bCs/>
        </w:rPr>
        <w:t xml:space="preserve">The second </w:t>
      </w:r>
      <w:r w:rsidR="003B2020">
        <w:rPr>
          <w:bCs/>
        </w:rPr>
        <w:t xml:space="preserve">set of </w:t>
      </w:r>
      <w:r w:rsidRPr="00250557">
        <w:rPr>
          <w:bCs/>
        </w:rPr>
        <w:t>measure</w:t>
      </w:r>
      <w:r w:rsidR="003B2020">
        <w:rPr>
          <w:bCs/>
        </w:rPr>
        <w:t xml:space="preserve">s relate to the topology of the networks. This includes measures of </w:t>
      </w:r>
      <w:r w:rsidRPr="00250557">
        <w:rPr>
          <w:bCs/>
        </w:rPr>
        <w:t>modularity,</w:t>
      </w:r>
      <w:r w:rsidR="003B2020">
        <w:rPr>
          <w:bCs/>
        </w:rPr>
        <w:t xml:space="preserve"> connectance and size, along with a composite measure of resilience or adaptive capacity.</w:t>
      </w:r>
      <w:r w:rsidRPr="00250557">
        <w:rPr>
          <w:bCs/>
        </w:rPr>
        <w:t xml:space="preserve"> </w:t>
      </w:r>
      <w:r w:rsidR="003B2020">
        <w:rPr>
          <w:bCs/>
        </w:rPr>
        <w:t>T</w:t>
      </w:r>
      <w:r w:rsidRPr="00250557">
        <w:rPr>
          <w:bCs/>
        </w:rPr>
        <w:t xml:space="preserve">hese first order properties of the participation networks may be key to quantifying how any perturbation – a management or environmental change – will affect the whole marine social-ecological system. </w:t>
      </w:r>
    </w:p>
    <w:p w14:paraId="24BBFF52" w14:textId="53732557" w:rsidR="00471EBD" w:rsidRPr="00250557" w:rsidRDefault="005A4126" w:rsidP="00250557">
      <w:pPr>
        <w:pStyle w:val="Paragraph"/>
        <w:spacing w:before="0"/>
        <w:rPr>
          <w:bCs/>
        </w:rPr>
      </w:pPr>
      <w:r>
        <w:rPr>
          <w:bCs/>
        </w:rPr>
        <w:t xml:space="preserve">To measure the </w:t>
      </w:r>
      <w:r w:rsidR="000D18E6" w:rsidRPr="000D18E6">
        <w:rPr>
          <w:bCs/>
        </w:rPr>
        <w:t>connectivity</w:t>
      </w:r>
      <w:r>
        <w:rPr>
          <w:bCs/>
        </w:rPr>
        <w:t xml:space="preserve"> and size of</w:t>
      </w:r>
      <w:r w:rsidR="00471EBD">
        <w:rPr>
          <w:bCs/>
        </w:rPr>
        <w:t xml:space="preserve"> these participation networks we</w:t>
      </w:r>
      <w:r w:rsidR="000D18E6" w:rsidRPr="000D18E6">
        <w:rPr>
          <w:bCs/>
        </w:rPr>
        <w:t xml:space="preserve"> calculated the link density (</w:t>
      </w:r>
      <w:r w:rsidR="000D18E6" w:rsidRPr="000D18E6">
        <w:rPr>
          <w:bCs/>
          <w:i/>
        </w:rPr>
        <w:t xml:space="preserve">LD, </w:t>
      </w:r>
      <w:r w:rsidR="000D18E6" w:rsidRPr="000D18E6">
        <w:rPr>
          <w:bCs/>
        </w:rPr>
        <w:t xml:space="preserve">number of edges divided by nodes) which scales both with network size and interconnectedness. Because the network is undirected, this value can be interpreted as the average number of fisheries to which a fishery is connected (i.e. all vessels participate in both fisheries) at port </w:t>
      </w:r>
      <w:r w:rsidR="000D18E6" w:rsidRPr="000D18E6">
        <w:rPr>
          <w:bCs/>
          <w:i/>
        </w:rPr>
        <w:t>k</w:t>
      </w:r>
      <w:r w:rsidR="000D18E6" w:rsidRPr="000D18E6">
        <w:rPr>
          <w:bCs/>
        </w:rPr>
        <w:t xml:space="preserve">. </w:t>
      </w:r>
    </w:p>
    <w:p w14:paraId="3DB18AB7" w14:textId="50D0629E" w:rsidR="00CE6717" w:rsidRPr="003B2020" w:rsidRDefault="00250557" w:rsidP="003B2020">
      <w:pPr>
        <w:pStyle w:val="Paragraph"/>
        <w:spacing w:before="0"/>
      </w:pPr>
      <w:r>
        <w:t>To estimate the potential resilience of these networks, we u</w:t>
      </w:r>
      <w:r w:rsidR="00471EBD" w:rsidRPr="006A2960">
        <w:t>s</w:t>
      </w:r>
      <w:r>
        <w:t>e</w:t>
      </w:r>
      <w:r w:rsidR="00471EBD" w:rsidRPr="006A2960">
        <w:t xml:space="preserve"> the universal resilience function from Gao et al. </w:t>
      </w:r>
      <w:r w:rsidR="00471EBD">
        <w:t>(</w:t>
      </w:r>
      <w:r w:rsidR="00471EBD">
        <w:rPr>
          <w:i/>
          <w:iCs/>
        </w:rPr>
        <w:t>10</w:t>
      </w:r>
      <w:r w:rsidR="00471EBD">
        <w:t>)</w:t>
      </w:r>
      <w:r w:rsidR="00471EBD" w:rsidRPr="006A2960">
        <w:t xml:space="preserve">, for each network we calculated </w:t>
      </w:r>
      <m:oMath>
        <m:sSub>
          <m:sSubPr>
            <m:ctrlPr>
              <w:rPr>
                <w:rFonts w:ascii="Cambria Math" w:hAnsi="Cambria Math"/>
                <w:i/>
              </w:rPr>
            </m:ctrlPr>
          </m:sSubPr>
          <m:e>
            <m:r>
              <w:rPr>
                <w:rFonts w:ascii="Cambria Math" w:hAnsi="Cambria Math"/>
              </w:rPr>
              <m:t>β</m:t>
            </m:r>
          </m:e>
          <m:sub>
            <m:r>
              <w:rPr>
                <w:rFonts w:ascii="Cambria Math" w:hAnsi="Cambria Math"/>
              </w:rPr>
              <m:t>eff</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s</m:t>
            </m:r>
          </m:e>
        </m:d>
        <m:r>
          <m:rPr>
            <m:scr m:val="script"/>
          </m:rPr>
          <w:rPr>
            <w:rFonts w:ascii="Cambria Math" w:hAnsi="Cambria Math"/>
          </w:rPr>
          <m:t>+ SH</m:t>
        </m:r>
      </m:oMath>
      <w:r w:rsidR="00471EBD" w:rsidRPr="006A2960">
        <w:t xml:space="preserve">, where </w:t>
      </w:r>
      <m:oMath>
        <m:d>
          <m:dPr>
            <m:begChr m:val="〈"/>
            <m:endChr m:val="〉"/>
            <m:ctrlPr>
              <w:rPr>
                <w:rFonts w:ascii="Cambria Math" w:hAnsi="Cambria Math"/>
                <w:i/>
              </w:rPr>
            </m:ctrlPr>
          </m:dPr>
          <m:e>
            <m:r>
              <w:rPr>
                <w:rFonts w:ascii="Cambria Math" w:hAnsi="Cambria Math"/>
              </w:rPr>
              <m:t>s</m:t>
            </m:r>
          </m:e>
        </m:d>
      </m:oMath>
      <w:r w:rsidR="00471EBD" w:rsidRPr="006A2960">
        <w:t xml:space="preserve"> is the average edge weight across all, </w:t>
      </w:r>
      <m:oMath>
        <m:r>
          <m:rPr>
            <m:scr m:val="script"/>
          </m:rPr>
          <w:rPr>
            <w:rFonts w:ascii="Cambria Math" w:hAnsi="Cambria Math"/>
          </w:rPr>
          <m:t>S</m:t>
        </m:r>
      </m:oMath>
      <w:r w:rsidR="00471EBD" w:rsidRPr="006A2960">
        <w:t xml:space="preserve"> is the edge symmetry (here, because networks are undirected, symmetry is equal to one) and </w:t>
      </w:r>
      <m:oMath>
        <m:r>
          <m:rPr>
            <m:scr m:val="script"/>
          </m:rPr>
          <w:rPr>
            <w:rFonts w:ascii="Cambria Math" w:hAnsi="Cambria Math"/>
          </w:rPr>
          <m:t>H</m:t>
        </m:r>
      </m:oMath>
      <w:r w:rsidR="00471EBD" w:rsidRPr="006A2960">
        <w:t xml:space="preserve">is the edge heterogeneity measured as variance in edge weights divided by </w:t>
      </w:r>
      <m:oMath>
        <m:d>
          <m:dPr>
            <m:begChr m:val="〈"/>
            <m:endChr m:val="〉"/>
            <m:ctrlPr>
              <w:rPr>
                <w:rFonts w:ascii="Cambria Math" w:hAnsi="Cambria Math"/>
                <w:i/>
              </w:rPr>
            </m:ctrlPr>
          </m:dPr>
          <m:e>
            <m:r>
              <w:rPr>
                <w:rFonts w:ascii="Cambria Math" w:hAnsi="Cambria Math"/>
              </w:rPr>
              <m:t>s</m:t>
            </m:r>
          </m:e>
        </m:d>
      </m:oMath>
      <w:r w:rsidR="00471EBD" w:rsidRPr="006A2960">
        <w:t xml:space="preserve">. </w:t>
      </w:r>
    </w:p>
    <w:p w14:paraId="77702839" w14:textId="47FB0A05" w:rsidR="000D18E6" w:rsidRPr="000D18E6" w:rsidRDefault="000D18E6" w:rsidP="00D2466B">
      <w:pPr>
        <w:pStyle w:val="Paragraph"/>
        <w:spacing w:before="0"/>
        <w:rPr>
          <w:bCs/>
        </w:rPr>
      </w:pPr>
      <w:r w:rsidRPr="000D18E6">
        <w:rPr>
          <w:bCs/>
        </w:rPr>
        <w:t xml:space="preserve">Modules have long been of interest for biological and social networks, however they are difficult to define formally. Most recent approaches consider that a partition of the nodes of a graph represent true structure if the proportion of edges inside the module is large when compared to the number links between them and the rest of the graph. </w:t>
      </w:r>
      <w:r w:rsidR="00BC466E">
        <w:rPr>
          <w:bCs/>
        </w:rPr>
        <w:t>We</w:t>
      </w:r>
      <w:r w:rsidRPr="000D18E6">
        <w:rPr>
          <w:bCs/>
        </w:rPr>
        <w:t xml:space="preserve"> use this definition here and defined modules as groups of fisheries more tightly connected to one another than the rest of the network.  These were identified using the walktrap algorithm</w:t>
      </w:r>
      <w:r w:rsidRPr="000D18E6">
        <w:rPr>
          <w:bCs/>
          <w:i/>
        </w:rPr>
        <w:t xml:space="preserve"> </w:t>
      </w:r>
      <w:r w:rsidRPr="000D18E6">
        <w:rPr>
          <w:bCs/>
        </w:rPr>
        <w:fldChar w:fldCharType="begin"/>
      </w:r>
      <w:r w:rsidR="00BC466E">
        <w:rPr>
          <w:bCs/>
        </w:rPr>
        <w:instrText xml:space="preserve"> ADDIN PAPERS2_CITATIONS &lt;citation&gt;&lt;uuid&gt;6396D441-BCB2-447A-BC70-FF7845371495&lt;/uuid&gt;&lt;priority&gt;14&lt;/priority&gt;&lt;publications&gt;&lt;publication&gt;&lt;type&gt;400&lt;/type&gt;&lt;publication_date&gt;99200512121200000000222000&lt;/publication_date&gt;&lt;title&gt;Computing communities in large networks using random walks&lt;/title&gt;&lt;url&gt;http://arxiv.org/abs/physics/0512106#&lt;/url&gt;&lt;subtype&gt;415&lt;/subtype&gt;&lt;uuid&gt;866B240B-4D1B-4613-B27B-86E9D33F57D3&lt;/uuid&gt;&lt;bundle&gt;&lt;publication&gt;&lt;url&gt;http://arxiv.org&lt;/url&gt;&lt;title&gt;ArXiv Physics e-prints&lt;/title&gt;&lt;type&gt;-300&lt;/type&gt;&lt;subtype&gt;-300&lt;/subtype&gt;&lt;uuid&gt;370BCB17-D6D3-4342-A200-5B706D700843&lt;/uuid&gt;&lt;/publication&gt;&lt;/bundle&gt;&lt;authors&gt;&lt;author&gt;&lt;firstName&gt;Pascal&lt;/firstName&gt;&lt;lastName&gt;Pons&lt;/lastName&gt;&lt;/author&gt;&lt;author&gt;&lt;firstName&gt;Matthieu&lt;/firstName&gt;&lt;lastName&gt;Latapy&lt;/lastName&gt;&lt;/author&gt;&lt;/authors&gt;&lt;/publication&gt;&lt;/publications&gt;&lt;cites&gt;&lt;/cites&gt;&lt;/citation&gt;</w:instrText>
      </w:r>
      <w:r w:rsidRPr="000D18E6">
        <w:rPr>
          <w:bCs/>
        </w:rPr>
        <w:fldChar w:fldCharType="separate"/>
      </w:r>
      <w:r w:rsidRPr="000D18E6">
        <w:rPr>
          <w:bCs/>
        </w:rPr>
        <w:t>(Pons and Latapy 2005)</w:t>
      </w:r>
      <w:r w:rsidRPr="000D18E6">
        <w:fldChar w:fldCharType="end"/>
      </w:r>
      <w:r w:rsidRPr="000D18E6">
        <w:rPr>
          <w:bCs/>
        </w:rPr>
        <w:t xml:space="preserve">. The algorithm’s name comes from the observation that random walks on networks often get “stuck” in densely connected subgraphs. The algorithm proceeds by building an agglomerative dendrogram by computing pairwise distances among all nodes and merging adjacent (i.e. sharing at least one edge) nodes/communities to form larger groupings. The weight of the edge </w:t>
      </w:r>
      <w:r w:rsidRPr="000D18E6">
        <w:rPr>
          <w:bCs/>
          <w:i/>
        </w:rPr>
        <w:t>vu</w:t>
      </w:r>
      <w:r w:rsidRPr="000D18E6">
        <w:rPr>
          <w:bCs/>
        </w:rPr>
        <w:t xml:space="preserve"> is converted to distance by averaging all edge weights and dividing by edge weight </w:t>
      </w:r>
      <w:r w:rsidRPr="000D18E6">
        <w:rPr>
          <w:bCs/>
          <w:i/>
        </w:rPr>
        <w:t>vu</w:t>
      </w:r>
      <w:r w:rsidRPr="000D18E6">
        <w:rPr>
          <w:bCs/>
        </w:rPr>
        <w:t xml:space="preserve">.  At each step, a pair of edges is merged based on the move that results in the greatest reduction in the variation in the mean squared pairwise distance within the candidate community. This process is repeated until all communities are fused to a single large entity. To choose the optimal partition, the modularity </w:t>
      </w:r>
      <w:r w:rsidRPr="000D18E6">
        <w:rPr>
          <w:bCs/>
          <w:i/>
        </w:rPr>
        <w:t>Q</w:t>
      </w:r>
      <w:r w:rsidRPr="000D18E6">
        <w:rPr>
          <w:bCs/>
        </w:rPr>
        <w:t xml:space="preserve"> of each partition </w:t>
      </w:r>
      <w:r w:rsidRPr="000D18E6">
        <w:rPr>
          <w:bCs/>
          <w:i/>
        </w:rPr>
        <w:t>P</w:t>
      </w:r>
      <w:r w:rsidRPr="000D18E6">
        <w:rPr>
          <w:bCs/>
        </w:rPr>
        <w:t xml:space="preserve"> is calculated as </w:t>
      </w:r>
    </w:p>
    <w:tbl>
      <w:tblPr>
        <w:tblStyle w:val="TableGrid"/>
        <w:tblW w:w="0" w:type="auto"/>
        <w:tblInd w:w="108" w:type="dxa"/>
        <w:tblLook w:val="04A0" w:firstRow="1" w:lastRow="0" w:firstColumn="1" w:lastColumn="0" w:noHBand="0" w:noVBand="1"/>
      </w:tblPr>
      <w:tblGrid>
        <w:gridCol w:w="8765"/>
        <w:gridCol w:w="703"/>
      </w:tblGrid>
      <w:tr w:rsidR="000D18E6" w:rsidRPr="000D18E6" w14:paraId="2EC7540E" w14:textId="77777777" w:rsidTr="004751EF">
        <w:trPr>
          <w:trHeight w:val="260"/>
        </w:trPr>
        <w:tc>
          <w:tcPr>
            <w:tcW w:w="8765" w:type="dxa"/>
            <w:tcBorders>
              <w:top w:val="nil"/>
              <w:left w:val="nil"/>
              <w:bottom w:val="nil"/>
              <w:right w:val="nil"/>
            </w:tcBorders>
          </w:tcPr>
          <w:p w14:paraId="24C40187" w14:textId="6D4EDA31" w:rsidR="000D18E6" w:rsidRPr="000D18E6" w:rsidRDefault="000D18E6" w:rsidP="00D2466B">
            <w:pPr>
              <w:pStyle w:val="Paragraph"/>
              <w:spacing w:before="0"/>
              <w:rPr>
                <w:bCs/>
              </w:rPr>
            </w:pPr>
            <m:oMathPara>
              <m:oMath>
                <m:r>
                  <w:rPr>
                    <w:rFonts w:ascii="Cambria Math" w:hAnsi="Cambria Math"/>
                  </w:rPr>
                  <m:t>Q</m:t>
                </m:r>
                <m:d>
                  <m:dPr>
                    <m:ctrlPr>
                      <w:rPr>
                        <w:rFonts w:ascii="Cambria Math" w:hAnsi="Cambria Math"/>
                        <w:bCs/>
                        <w:i/>
                      </w:rPr>
                    </m:ctrlPr>
                  </m:dPr>
                  <m:e>
                    <m:r>
                      <w:rPr>
                        <w:rFonts w:ascii="Cambria Math" w:hAnsi="Cambria Math"/>
                      </w:rPr>
                      <m:t>P</m:t>
                    </m:r>
                  </m:e>
                </m:d>
                <m:r>
                  <w:rPr>
                    <w:rFonts w:ascii="Cambria Math" w:hAnsi="Cambria Math"/>
                  </w:rPr>
                  <m:t xml:space="preserve">= </m:t>
                </m:r>
                <m:nary>
                  <m:naryPr>
                    <m:chr m:val="∑"/>
                    <m:supHide m:val="1"/>
                    <m:ctrlPr>
                      <w:rPr>
                        <w:rFonts w:ascii="Cambria Math" w:hAnsi="Cambria Math"/>
                        <w:bCs/>
                      </w:rPr>
                    </m:ctrlPr>
                  </m:naryPr>
                  <m:sub>
                    <m:r>
                      <m:rPr>
                        <m:sty m:val="p"/>
                      </m:rPr>
                      <w:rPr>
                        <w:rFonts w:ascii="Cambria Math" w:hAnsi="Cambria Math"/>
                      </w:rPr>
                      <m:t>C∈P</m:t>
                    </m:r>
                  </m:sub>
                  <m:sup/>
                  <m:e>
                    <m:sSub>
                      <m:sSubPr>
                        <m:ctrlPr>
                          <w:rPr>
                            <w:rFonts w:ascii="Cambria Math" w:hAnsi="Cambria Math"/>
                            <w:bCs/>
                            <w:i/>
                          </w:rPr>
                        </m:ctrlPr>
                      </m:sSubPr>
                      <m:e>
                        <m:r>
                          <w:rPr>
                            <w:rFonts w:ascii="Cambria Math" w:hAnsi="Cambria Math"/>
                          </w:rPr>
                          <m:t>e</m:t>
                        </m:r>
                      </m:e>
                      <m:sub>
                        <m:r>
                          <w:rPr>
                            <w:rFonts w:ascii="Cambria Math" w:hAnsi="Cambria Math"/>
                          </w:rPr>
                          <m:t>C</m:t>
                        </m:r>
                      </m:sub>
                    </m:sSub>
                    <m:r>
                      <w:rPr>
                        <w:rFonts w:ascii="Cambria Math" w:hAnsi="Cambria Math"/>
                      </w:rPr>
                      <m:t>-</m:t>
                    </m:r>
                    <m:sSubSup>
                      <m:sSubSupPr>
                        <m:ctrlPr>
                          <w:rPr>
                            <w:rFonts w:ascii="Cambria Math" w:hAnsi="Cambria Math"/>
                            <w:bCs/>
                            <w:i/>
                          </w:rPr>
                        </m:ctrlPr>
                      </m:sSubSupPr>
                      <m:e>
                        <m:r>
                          <w:rPr>
                            <w:rFonts w:ascii="Cambria Math" w:hAnsi="Cambria Math"/>
                          </w:rPr>
                          <m:t>a</m:t>
                        </m:r>
                      </m:e>
                      <m:sub>
                        <m:r>
                          <w:rPr>
                            <w:rFonts w:ascii="Cambria Math" w:hAnsi="Cambria Math"/>
                          </w:rPr>
                          <m:t>C</m:t>
                        </m:r>
                      </m:sub>
                      <m:sup>
                        <m:r>
                          <w:rPr>
                            <w:rFonts w:ascii="Cambria Math" w:hAnsi="Cambria Math"/>
                          </w:rPr>
                          <m:t>2</m:t>
                        </m:r>
                      </m:sup>
                    </m:sSubSup>
                  </m:e>
                </m:nary>
                <m:r>
                  <w:rPr>
                    <w:rFonts w:ascii="Cambria Math" w:hAnsi="Cambria Math"/>
                  </w:rPr>
                  <m:t>,</m:t>
                </m:r>
              </m:oMath>
            </m:oMathPara>
          </w:p>
        </w:tc>
        <w:tc>
          <w:tcPr>
            <w:tcW w:w="703" w:type="dxa"/>
            <w:tcBorders>
              <w:top w:val="nil"/>
              <w:left w:val="nil"/>
              <w:bottom w:val="nil"/>
              <w:right w:val="nil"/>
            </w:tcBorders>
            <w:vAlign w:val="center"/>
          </w:tcPr>
          <w:p w14:paraId="0E7B6466" w14:textId="21E9CD53" w:rsidR="000D18E6" w:rsidRPr="000D18E6" w:rsidRDefault="000D18E6" w:rsidP="00D2466B">
            <w:pPr>
              <w:pStyle w:val="Paragraph"/>
              <w:spacing w:before="0"/>
              <w:rPr>
                <w:bCs/>
              </w:rPr>
            </w:pPr>
            <w:r w:rsidRPr="000D18E6">
              <w:rPr>
                <w:bCs/>
              </w:rPr>
              <w:t>(</w:t>
            </w:r>
            <w:r w:rsidRPr="000D18E6">
              <w:rPr>
                <w:rFonts w:ascii="Times New Roman" w:hAnsi="Times New Roman" w:cs="Times New Roman"/>
                <w:bCs/>
              </w:rPr>
              <w:t>(S4)</w:t>
            </w:r>
          </w:p>
        </w:tc>
      </w:tr>
    </w:tbl>
    <w:p w14:paraId="425B1293" w14:textId="68B38CFA" w:rsidR="00C508F0" w:rsidRDefault="000D18E6" w:rsidP="00D2466B">
      <w:pPr>
        <w:pStyle w:val="Paragraph"/>
        <w:spacing w:before="0"/>
        <w:ind w:firstLine="0"/>
        <w:rPr>
          <w:bCs/>
        </w:rPr>
      </w:pPr>
      <w:r w:rsidRPr="000D18E6">
        <w:rPr>
          <w:bCs/>
        </w:rPr>
        <w:t xml:space="preserve">where </w:t>
      </w:r>
      <w:r w:rsidRPr="000D18E6">
        <w:rPr>
          <w:bCs/>
          <w:i/>
        </w:rPr>
        <w:t>e</w:t>
      </w:r>
      <w:r w:rsidRPr="000D18E6">
        <w:rPr>
          <w:bCs/>
          <w:i/>
          <w:vertAlign w:val="subscript"/>
        </w:rPr>
        <w:t>c</w:t>
      </w:r>
      <w:r w:rsidRPr="000D18E6">
        <w:rPr>
          <w:bCs/>
          <w:i/>
        </w:rPr>
        <w:t xml:space="preserve"> </w:t>
      </w:r>
      <w:r w:rsidRPr="000D18E6">
        <w:rPr>
          <w:bCs/>
        </w:rPr>
        <w:t xml:space="preserve">represents the edges inside community </w:t>
      </w:r>
      <w:r w:rsidRPr="000D18E6">
        <w:rPr>
          <w:bCs/>
          <w:i/>
        </w:rPr>
        <w:t>C</w:t>
      </w:r>
      <w:r w:rsidRPr="000D18E6">
        <w:rPr>
          <w:bCs/>
        </w:rPr>
        <w:t xml:space="preserve"> and </w:t>
      </w:r>
      <w:r w:rsidRPr="000D18E6">
        <w:rPr>
          <w:bCs/>
          <w:i/>
        </w:rPr>
        <w:t>a</w:t>
      </w:r>
      <w:r w:rsidRPr="000D18E6">
        <w:rPr>
          <w:bCs/>
          <w:i/>
          <w:vertAlign w:val="subscript"/>
        </w:rPr>
        <w:t>c</w:t>
      </w:r>
      <w:r w:rsidRPr="000D18E6">
        <w:rPr>
          <w:bCs/>
          <w:i/>
        </w:rPr>
        <w:t xml:space="preserve"> </w:t>
      </w:r>
      <w:r w:rsidRPr="000D18E6">
        <w:rPr>
          <w:bCs/>
        </w:rPr>
        <w:t xml:space="preserve">is the number of edges between the community and the rest of the network </w:t>
      </w:r>
      <w:r w:rsidRPr="000D18E6">
        <w:rPr>
          <w:bCs/>
        </w:rPr>
        <w:fldChar w:fldCharType="begin"/>
      </w:r>
      <w:r w:rsidR="00BC466E">
        <w:rPr>
          <w:bCs/>
        </w:rPr>
        <w:instrText xml:space="preserve"> ADDIN PAPERS2_CITATIONS &lt;citation&gt;&lt;uuid&gt;933FBB4B-3026-4D58-8CB9-3F642C53FE69&lt;/uuid&gt;&lt;priority&gt;15&lt;/priority&gt;&lt;publications&gt;&lt;publication&gt;&lt;type&gt;400&lt;/type&gt;&lt;publication_date&gt;99200512121200000000222000&lt;/publication_date&gt;&lt;title&gt;Computing communities in large networks using random walks&lt;/title&gt;&lt;url&gt;http://arxiv.org/abs/physics/0512106#&lt;/url&gt;&lt;subtype&gt;415&lt;/subtype&gt;&lt;uuid&gt;866B240B-4D1B-4613-B27B-86E9D33F57D3&lt;/uuid&gt;&lt;bundle&gt;&lt;publication&gt;&lt;url&gt;http://arxiv.org&lt;/url&gt;&lt;title&gt;ArXiv Physics e-prints&lt;/title&gt;&lt;type&gt;-300&lt;/type&gt;&lt;subtype&gt;-300&lt;/subtype&gt;&lt;uuid&gt;370BCB17-D6D3-4342-A200-5B706D700843&lt;/uuid&gt;&lt;/publication&gt;&lt;/bundle&gt;&lt;authors&gt;&lt;author&gt;&lt;firstName&gt;Pascal&lt;/firstName&gt;&lt;lastName&gt;Pons&lt;/lastName&gt;&lt;/author&gt;&lt;author&gt;&lt;firstName&gt;Matthieu&lt;/firstName&gt;&lt;lastName&gt;Latapy&lt;/lastName&gt;&lt;/author&gt;&lt;/authors&gt;&lt;/publication&gt;&lt;/publications&gt;&lt;cites&gt;&lt;/cites&gt;&lt;/citation&gt;</w:instrText>
      </w:r>
      <w:r w:rsidRPr="000D18E6">
        <w:rPr>
          <w:bCs/>
        </w:rPr>
        <w:fldChar w:fldCharType="separate"/>
      </w:r>
      <w:r w:rsidRPr="000D18E6">
        <w:rPr>
          <w:bCs/>
        </w:rPr>
        <w:t>(Pons and Latapy 2005)</w:t>
      </w:r>
      <w:r w:rsidRPr="000D18E6">
        <w:fldChar w:fldCharType="end"/>
      </w:r>
      <w:r w:rsidRPr="000D18E6">
        <w:rPr>
          <w:bCs/>
        </w:rPr>
        <w:t xml:space="preserve">. For each step in the dendrogram, the modularity was computed, and the partition with the largest modularity was chosen. </w:t>
      </w:r>
    </w:p>
    <w:p w14:paraId="3AE462C6" w14:textId="77777777" w:rsidR="00C508F0" w:rsidRPr="00E25662" w:rsidRDefault="00C508F0" w:rsidP="00D2466B">
      <w:pPr>
        <w:pStyle w:val="Paragraph"/>
        <w:spacing w:before="0"/>
        <w:ind w:firstLine="0"/>
        <w:rPr>
          <w:bCs/>
        </w:rPr>
      </w:pPr>
    </w:p>
    <w:p w14:paraId="3A338AFA" w14:textId="27594994" w:rsidR="00CB249C" w:rsidRDefault="00CB249C" w:rsidP="00D2466B">
      <w:pPr>
        <w:pStyle w:val="Paragraph"/>
        <w:spacing w:before="0"/>
        <w:ind w:firstLine="0"/>
        <w:rPr>
          <w:b/>
        </w:rPr>
      </w:pPr>
      <w:r>
        <w:rPr>
          <w:b/>
        </w:rPr>
        <w:t>Supplementary Text</w:t>
      </w:r>
    </w:p>
    <w:p w14:paraId="7BD382DB" w14:textId="41DD9CB1" w:rsidR="003B2020" w:rsidRDefault="003B2020" w:rsidP="003B2020">
      <w:pPr>
        <w:pStyle w:val="Paragraph"/>
        <w:spacing w:before="0"/>
        <w:ind w:firstLine="0"/>
        <w:rPr>
          <w:u w:val="single"/>
        </w:rPr>
      </w:pPr>
      <w:r>
        <w:rPr>
          <w:u w:val="single"/>
        </w:rPr>
        <w:t>Fisheries of Management Importance</w:t>
      </w:r>
    </w:p>
    <w:p w14:paraId="7C501007" w14:textId="56378C7E" w:rsidR="003B2020" w:rsidRDefault="003B2020" w:rsidP="003B2020">
      <w:pPr>
        <w:pStyle w:val="Paragraph"/>
        <w:spacing w:before="0"/>
        <w:rPr>
          <w:bCs/>
        </w:rPr>
      </w:pPr>
      <w:r w:rsidRPr="00803E49">
        <w:rPr>
          <w:bCs/>
        </w:rPr>
        <w:t xml:space="preserve">In contrast to typical portrayals of fleets as independent units of fishing effort, virtually all fisheries were connected to at least one other fishery by vessel participation. These connections varied, but some clear patterns emerged. Across all </w:t>
      </w:r>
      <w:r>
        <w:rPr>
          <w:bCs/>
        </w:rPr>
        <w:t>networks where present</w:t>
      </w:r>
      <w:r w:rsidRPr="00803E49">
        <w:rPr>
          <w:bCs/>
        </w:rPr>
        <w:t>, t</w:t>
      </w:r>
      <w:r>
        <w:rPr>
          <w:bCs/>
        </w:rPr>
        <w:t xml:space="preserve">he Dungeness crab pot and spiny lobster pot fisheries </w:t>
      </w:r>
      <w:r w:rsidRPr="00803E49">
        <w:rPr>
          <w:bCs/>
        </w:rPr>
        <w:t>w</w:t>
      </w:r>
      <w:r>
        <w:rPr>
          <w:bCs/>
        </w:rPr>
        <w:t>ere</w:t>
      </w:r>
      <w:r w:rsidRPr="00803E49">
        <w:rPr>
          <w:bCs/>
        </w:rPr>
        <w:t xml:space="preserve"> consistently central in both node </w:t>
      </w:r>
      <w:r w:rsidRPr="00803E49">
        <w:rPr>
          <w:bCs/>
        </w:rPr>
        <w:lastRenderedPageBreak/>
        <w:t>strength and betweenness centrality</w:t>
      </w:r>
      <w:r>
        <w:rPr>
          <w:bCs/>
        </w:rPr>
        <w:t xml:space="preserve">: </w:t>
      </w:r>
      <w:r w:rsidRPr="00803E49">
        <w:rPr>
          <w:bCs/>
        </w:rPr>
        <w:t xml:space="preserve"> </w:t>
      </w:r>
      <w:r>
        <w:rPr>
          <w:bCs/>
        </w:rPr>
        <w:t>these two fisheries had</w:t>
      </w:r>
      <w:r w:rsidRPr="00803E49">
        <w:rPr>
          <w:bCs/>
        </w:rPr>
        <w:t xml:space="preserve"> the highest </w:t>
      </w:r>
      <w:r>
        <w:rPr>
          <w:bCs/>
        </w:rPr>
        <w:t>node strength and betweenness centrality</w:t>
      </w:r>
      <w:r w:rsidRPr="00803E49">
        <w:rPr>
          <w:bCs/>
        </w:rPr>
        <w:t xml:space="preserve"> in </w:t>
      </w:r>
      <w:r>
        <w:rPr>
          <w:bCs/>
        </w:rPr>
        <w:t>16/19</w:t>
      </w:r>
      <w:r w:rsidRPr="00803E49">
        <w:rPr>
          <w:bCs/>
        </w:rPr>
        <w:t xml:space="preserve"> and </w:t>
      </w:r>
      <w:r>
        <w:rPr>
          <w:bCs/>
        </w:rPr>
        <w:t xml:space="preserve">3/3 port group networks in which </w:t>
      </w:r>
      <w:r w:rsidR="007544AB">
        <w:rPr>
          <w:bCs/>
        </w:rPr>
        <w:t>these</w:t>
      </w:r>
      <w:r>
        <w:rPr>
          <w:bCs/>
        </w:rPr>
        <w:t xml:space="preserve"> fisheries</w:t>
      </w:r>
      <w:r w:rsidRPr="00803E49">
        <w:rPr>
          <w:bCs/>
        </w:rPr>
        <w:t xml:space="preserve"> </w:t>
      </w:r>
      <w:r>
        <w:rPr>
          <w:bCs/>
        </w:rPr>
        <w:t>were</w:t>
      </w:r>
      <w:r w:rsidRPr="00803E49">
        <w:rPr>
          <w:bCs/>
        </w:rPr>
        <w:t xml:space="preserve"> present</w:t>
      </w:r>
      <w:r>
        <w:rPr>
          <w:bCs/>
        </w:rPr>
        <w:t>, respectively (Figure S</w:t>
      </w:r>
      <w:r w:rsidR="007544AB">
        <w:rPr>
          <w:bCs/>
        </w:rPr>
        <w:t>1</w:t>
      </w:r>
      <w:r w:rsidRPr="00803E49">
        <w:rPr>
          <w:bCs/>
        </w:rPr>
        <w:t xml:space="preserve">). Large </w:t>
      </w:r>
      <w:r>
        <w:rPr>
          <w:bCs/>
        </w:rPr>
        <w:t>node strength implies that these two fisheries are</w:t>
      </w:r>
      <w:r w:rsidRPr="00803E49">
        <w:rPr>
          <w:bCs/>
        </w:rPr>
        <w:t xml:space="preserve"> much more connected than the rest of the nodes in a given network, which </w:t>
      </w:r>
      <w:r>
        <w:rPr>
          <w:bCs/>
        </w:rPr>
        <w:t>suggests</w:t>
      </w:r>
      <w:r w:rsidRPr="00803E49">
        <w:rPr>
          <w:bCs/>
        </w:rPr>
        <w:t xml:space="preserve"> that many different fishing strategies likely include </w:t>
      </w:r>
      <w:r>
        <w:rPr>
          <w:bCs/>
        </w:rPr>
        <w:t>these two fisheries</w:t>
      </w:r>
      <w:r w:rsidRPr="00803E49">
        <w:rPr>
          <w:bCs/>
        </w:rPr>
        <w:t xml:space="preserve"> as a component. High scores of betweenness suggest that the different strategies employed by those participating in </w:t>
      </w:r>
      <w:r>
        <w:rPr>
          <w:bCs/>
        </w:rPr>
        <w:t xml:space="preserve">a fishery like the </w:t>
      </w:r>
      <w:r w:rsidRPr="00803E49">
        <w:rPr>
          <w:bCs/>
        </w:rPr>
        <w:t>Dungeness crab pot fishery are diverse, such that the population involved in Dungeness crab pot fishing is highly heterogeneous</w:t>
      </w:r>
      <w:r>
        <w:rPr>
          <w:bCs/>
        </w:rPr>
        <w:t>.</w:t>
      </w:r>
    </w:p>
    <w:p w14:paraId="2683E224" w14:textId="77777777" w:rsidR="003B2020" w:rsidRDefault="003B2020" w:rsidP="003B2020">
      <w:pPr>
        <w:pStyle w:val="Paragraph"/>
        <w:spacing w:before="0"/>
        <w:ind w:firstLine="0"/>
        <w:rPr>
          <w:bCs/>
        </w:rPr>
      </w:pPr>
    </w:p>
    <w:p w14:paraId="2C8753D3" w14:textId="5B6D5451" w:rsidR="003B2020" w:rsidRDefault="003B2020" w:rsidP="003B2020">
      <w:pPr>
        <w:pStyle w:val="Paragraph"/>
        <w:spacing w:before="0"/>
        <w:ind w:firstLine="0"/>
        <w:rPr>
          <w:b/>
          <w:bCs/>
        </w:rPr>
      </w:pPr>
      <w:r>
        <w:rPr>
          <w:b/>
          <w:bCs/>
        </w:rPr>
        <w:t xml:space="preserve">Figure </w:t>
      </w:r>
      <w:r w:rsidR="007544AB">
        <w:rPr>
          <w:b/>
          <w:bCs/>
        </w:rPr>
        <w:t>S1</w:t>
      </w:r>
    </w:p>
    <w:p w14:paraId="5EA789D6" w14:textId="77777777" w:rsidR="003B2020" w:rsidRPr="00A11BBD" w:rsidRDefault="003B2020" w:rsidP="003B2020">
      <w:pPr>
        <w:pStyle w:val="Paragraph"/>
        <w:spacing w:before="0"/>
        <w:ind w:firstLine="0"/>
      </w:pPr>
      <w:r w:rsidRPr="00A11BBD">
        <w:rPr>
          <w:bCs/>
        </w:rPr>
        <w:t xml:space="preserve">Ordered from </w:t>
      </w:r>
      <w:r>
        <w:rPr>
          <w:bCs/>
        </w:rPr>
        <w:t>most</w:t>
      </w:r>
      <w:r w:rsidRPr="00A11BBD">
        <w:rPr>
          <w:bCs/>
        </w:rPr>
        <w:t xml:space="preserve"> to </w:t>
      </w:r>
      <w:r>
        <w:rPr>
          <w:bCs/>
        </w:rPr>
        <w:t>least</w:t>
      </w:r>
      <w:r w:rsidRPr="00A11BBD">
        <w:rPr>
          <w:bCs/>
        </w:rPr>
        <w:t xml:space="preserve"> are measures of A) node strength and B) betweenness for port</w:t>
      </w:r>
      <w:r>
        <w:rPr>
          <w:bCs/>
        </w:rPr>
        <w:t>goup</w:t>
      </w:r>
      <w:r w:rsidRPr="00A11BBD">
        <w:rPr>
          <w:bCs/>
        </w:rPr>
        <w:t xml:space="preserve">-level participation networks. Dungeness crab pots (POT_1) </w:t>
      </w:r>
      <w:r>
        <w:rPr>
          <w:bCs/>
        </w:rPr>
        <w:t xml:space="preserve">and spiny lobster pot (POT_2) </w:t>
      </w:r>
      <w:r w:rsidRPr="00A11BBD">
        <w:rPr>
          <w:bCs/>
        </w:rPr>
        <w:t>ha</w:t>
      </w:r>
      <w:r>
        <w:rPr>
          <w:bCs/>
        </w:rPr>
        <w:t>ve</w:t>
      </w:r>
      <w:r w:rsidRPr="00A11BBD">
        <w:rPr>
          <w:bCs/>
        </w:rPr>
        <w:t xml:space="preserve"> the greatest node strength and betweenness, but other fisheries shift their orderi</w:t>
      </w:r>
      <w:r>
        <w:rPr>
          <w:bCs/>
        </w:rPr>
        <w:t xml:space="preserve">ng depending on the metric used. </w:t>
      </w:r>
    </w:p>
    <w:p w14:paraId="5C5FBBD2" w14:textId="77777777" w:rsidR="003B2020" w:rsidRPr="0061341E" w:rsidRDefault="003B2020" w:rsidP="003B2020">
      <w:pPr>
        <w:pStyle w:val="Paragraph"/>
        <w:spacing w:before="0"/>
        <w:ind w:firstLine="0"/>
        <w:jc w:val="center"/>
      </w:pPr>
      <w:r w:rsidRPr="00C23F38">
        <w:lastRenderedPageBreak/>
        <w:drawing>
          <wp:inline distT="0" distB="0" distL="0" distR="0" wp14:anchorId="5FB54266" wp14:editId="34655D4E">
            <wp:extent cx="4600008" cy="6301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9516" cy="6314766"/>
                    </a:xfrm>
                    <a:prstGeom prst="rect">
                      <a:avLst/>
                    </a:prstGeom>
                  </pic:spPr>
                </pic:pic>
              </a:graphicData>
            </a:graphic>
          </wp:inline>
        </w:drawing>
      </w:r>
    </w:p>
    <w:p w14:paraId="17A04DC0" w14:textId="77777777" w:rsidR="003B2020" w:rsidRDefault="003B2020" w:rsidP="00D2466B">
      <w:pPr>
        <w:pStyle w:val="Paragraph"/>
        <w:spacing w:before="0"/>
        <w:ind w:firstLine="0"/>
        <w:rPr>
          <w:b/>
        </w:rPr>
      </w:pPr>
    </w:p>
    <w:p w14:paraId="4E510FD9" w14:textId="219E46A6" w:rsidR="00C508F0" w:rsidRDefault="00C508F0" w:rsidP="00D2466B">
      <w:pPr>
        <w:pStyle w:val="Paragraph"/>
        <w:spacing w:before="0"/>
        <w:ind w:firstLine="0"/>
        <w:rPr>
          <w:u w:val="single"/>
        </w:rPr>
      </w:pPr>
      <w:r>
        <w:rPr>
          <w:u w:val="single"/>
        </w:rPr>
        <w:t>Analyzing Parti</w:t>
      </w:r>
      <w:r w:rsidR="00471EBD">
        <w:rPr>
          <w:u w:val="single"/>
        </w:rPr>
        <w:t xml:space="preserve">cipation Networks: Connectivity, </w:t>
      </w:r>
      <w:r>
        <w:rPr>
          <w:u w:val="single"/>
        </w:rPr>
        <w:t>Size</w:t>
      </w:r>
      <w:r w:rsidR="00471EBD">
        <w:rPr>
          <w:u w:val="single"/>
        </w:rPr>
        <w:t>, Modularity, Resilience</w:t>
      </w:r>
    </w:p>
    <w:p w14:paraId="2E308EA9" w14:textId="1711B4EC" w:rsidR="00241660" w:rsidRPr="00241660" w:rsidRDefault="0009757F" w:rsidP="00D2466B">
      <w:pPr>
        <w:pStyle w:val="Paragraph"/>
        <w:spacing w:before="0"/>
        <w:rPr>
          <w:bCs/>
        </w:rPr>
      </w:pPr>
      <w:r>
        <w:rPr>
          <w:bCs/>
        </w:rPr>
        <w:t>We</w:t>
      </w:r>
      <w:r w:rsidR="00241660" w:rsidRPr="00241660">
        <w:rPr>
          <w:bCs/>
        </w:rPr>
        <w:t xml:space="preserve"> found differences in the number and interconnectedness of fisheries across ports (Figure </w:t>
      </w:r>
      <w:r>
        <w:rPr>
          <w:bCs/>
        </w:rPr>
        <w:t>S1</w:t>
      </w:r>
      <w:r w:rsidR="00241660" w:rsidRPr="00241660">
        <w:rPr>
          <w:bCs/>
        </w:rPr>
        <w:t xml:space="preserve">). </w:t>
      </w:r>
      <w:r>
        <w:rPr>
          <w:bCs/>
        </w:rPr>
        <w:t>Port group</w:t>
      </w:r>
      <w:r w:rsidR="00241660" w:rsidRPr="00241660">
        <w:rPr>
          <w:bCs/>
        </w:rPr>
        <w:t xml:space="preserve"> participation networks had between </w:t>
      </w:r>
      <w:r>
        <w:rPr>
          <w:bCs/>
        </w:rPr>
        <w:t>3</w:t>
      </w:r>
      <w:r w:rsidR="00241660" w:rsidRPr="00241660">
        <w:rPr>
          <w:bCs/>
        </w:rPr>
        <w:t xml:space="preserve"> and 1</w:t>
      </w:r>
      <w:r>
        <w:rPr>
          <w:bCs/>
        </w:rPr>
        <w:t>3</w:t>
      </w:r>
      <w:r w:rsidR="00241660" w:rsidRPr="00241660">
        <w:rPr>
          <w:bCs/>
        </w:rPr>
        <w:t xml:space="preserve"> fisheries (nodes) and between 0 and </w:t>
      </w:r>
      <w:r w:rsidRPr="0009757F">
        <w:rPr>
          <w:bCs/>
        </w:rPr>
        <w:t>49</w:t>
      </w:r>
      <w:r w:rsidR="00241660" w:rsidRPr="00241660">
        <w:rPr>
          <w:bCs/>
        </w:rPr>
        <w:t xml:space="preserve"> edges with a median of </w:t>
      </w:r>
      <w:r>
        <w:rPr>
          <w:bCs/>
        </w:rPr>
        <w:t>7</w:t>
      </w:r>
      <w:r w:rsidR="00241660" w:rsidRPr="00241660">
        <w:rPr>
          <w:bCs/>
        </w:rPr>
        <w:t xml:space="preserve"> and </w:t>
      </w:r>
      <w:r>
        <w:rPr>
          <w:bCs/>
        </w:rPr>
        <w:t>14</w:t>
      </w:r>
      <w:r w:rsidR="00241660" w:rsidRPr="00241660">
        <w:rPr>
          <w:bCs/>
        </w:rPr>
        <w:t>, respectively. Fisheries in these networks were connected to anywhere between 0 and 1</w:t>
      </w:r>
      <w:r w:rsidR="00784A83">
        <w:rPr>
          <w:bCs/>
        </w:rPr>
        <w:t>2 other fisheries</w:t>
      </w:r>
      <w:r w:rsidR="00241660" w:rsidRPr="00241660">
        <w:rPr>
          <w:bCs/>
        </w:rPr>
        <w:t>. Linkage density for these</w:t>
      </w:r>
      <w:r w:rsidR="00784A83">
        <w:rPr>
          <w:bCs/>
        </w:rPr>
        <w:t xml:space="preserve"> networks varied between 0.91 and 3.7</w:t>
      </w:r>
      <w:r w:rsidR="00241660" w:rsidRPr="00241660">
        <w:rPr>
          <w:bCs/>
        </w:rPr>
        <w:t xml:space="preserve">7. This variation is exemplified by participation networks </w:t>
      </w:r>
      <w:r w:rsidR="00784A83">
        <w:rPr>
          <w:bCs/>
        </w:rPr>
        <w:t>of landings in the Santa Cruz and Monterey area ports (MNA) and Pug</w:t>
      </w:r>
      <w:r w:rsidR="007544AB">
        <w:rPr>
          <w:bCs/>
        </w:rPr>
        <w:t>et Sound ports (SPS) (Figure S2</w:t>
      </w:r>
      <w:r w:rsidR="00784A83">
        <w:rPr>
          <w:bCs/>
        </w:rPr>
        <w:t xml:space="preserve">). MNA </w:t>
      </w:r>
      <w:r w:rsidR="00241660" w:rsidRPr="00241660">
        <w:rPr>
          <w:bCs/>
        </w:rPr>
        <w:t xml:space="preserve">was characterized by a complex participation network, with more than double the average link density of </w:t>
      </w:r>
      <w:r w:rsidR="007B4F28">
        <w:rPr>
          <w:bCs/>
        </w:rPr>
        <w:t xml:space="preserve">SPS. </w:t>
      </w:r>
      <w:r w:rsidR="00ED2797">
        <w:rPr>
          <w:bCs/>
        </w:rPr>
        <w:t xml:space="preserve"> </w:t>
      </w:r>
    </w:p>
    <w:p w14:paraId="0B7CF954" w14:textId="77777777" w:rsidR="006C58C5" w:rsidRDefault="006C58C5" w:rsidP="00D2466B">
      <w:pPr>
        <w:pStyle w:val="Paragraph"/>
        <w:spacing w:before="0"/>
        <w:ind w:firstLine="0"/>
        <w:rPr>
          <w:b/>
        </w:rPr>
      </w:pPr>
    </w:p>
    <w:p w14:paraId="37923E20" w14:textId="1577390D" w:rsidR="006C58C5" w:rsidRDefault="006C58C5" w:rsidP="00D2466B">
      <w:pPr>
        <w:pStyle w:val="Paragraph"/>
        <w:spacing w:before="0"/>
        <w:ind w:firstLine="0"/>
        <w:rPr>
          <w:b/>
        </w:rPr>
      </w:pPr>
      <w:r>
        <w:rPr>
          <w:b/>
        </w:rPr>
        <w:lastRenderedPageBreak/>
        <w:t>Figure S</w:t>
      </w:r>
      <w:r w:rsidR="007544AB">
        <w:rPr>
          <w:b/>
        </w:rPr>
        <w:t>2</w:t>
      </w:r>
      <w:r>
        <w:rPr>
          <w:b/>
        </w:rPr>
        <w:t>.</w:t>
      </w:r>
    </w:p>
    <w:p w14:paraId="7177ED07" w14:textId="2FDFD8BA" w:rsidR="006C58C5" w:rsidRPr="006C58C5" w:rsidRDefault="006C58C5" w:rsidP="00D2466B">
      <w:pPr>
        <w:pStyle w:val="Paragraph"/>
        <w:spacing w:before="0"/>
        <w:ind w:firstLine="0"/>
        <w:rPr>
          <w:bCs/>
        </w:rPr>
      </w:pPr>
      <w:r w:rsidRPr="006C58C5">
        <w:rPr>
          <w:bCs/>
        </w:rPr>
        <w:t>Spectrum of fisheries connectivity present in participation networks on the US west coast as illustrated by participation networks for A)</w:t>
      </w:r>
      <w:r w:rsidR="00793A96">
        <w:rPr>
          <w:bCs/>
        </w:rPr>
        <w:t xml:space="preserve"> South Puget Sound port group</w:t>
      </w:r>
      <w:r w:rsidRPr="006C58C5">
        <w:rPr>
          <w:bCs/>
        </w:rPr>
        <w:t xml:space="preserve">; and </w:t>
      </w:r>
      <w:r w:rsidR="00793A96">
        <w:rPr>
          <w:bCs/>
        </w:rPr>
        <w:t>B</w:t>
      </w:r>
      <w:r w:rsidRPr="006C58C5">
        <w:rPr>
          <w:bCs/>
        </w:rPr>
        <w:t xml:space="preserve">) </w:t>
      </w:r>
      <w:r w:rsidR="00793A96">
        <w:rPr>
          <w:bCs/>
        </w:rPr>
        <w:t>Santa Cruz and Monterey port group</w:t>
      </w:r>
      <w:r w:rsidRPr="006C58C5">
        <w:rPr>
          <w:bCs/>
        </w:rPr>
        <w:t>. Here nodes represent fisheries where edge width is proportional to the number of vessels that partici</w:t>
      </w:r>
      <w:r w:rsidR="00793A96">
        <w:rPr>
          <w:bCs/>
        </w:rPr>
        <w:t>pate in the connected fisheries</w:t>
      </w:r>
      <w:r w:rsidRPr="006C58C5">
        <w:rPr>
          <w:bCs/>
        </w:rPr>
        <w:t xml:space="preserve">. Color of nodes represents gear type and is consistent across networks: </w:t>
      </w:r>
      <w:r w:rsidR="00793A96">
        <w:rPr>
          <w:bCs/>
        </w:rPr>
        <w:t>Orange</w:t>
      </w:r>
      <w:r w:rsidRPr="006C58C5">
        <w:rPr>
          <w:bCs/>
        </w:rPr>
        <w:t xml:space="preserve"> indicate pots, </w:t>
      </w:r>
      <w:r w:rsidR="00793A96">
        <w:rPr>
          <w:bCs/>
        </w:rPr>
        <w:t>yellow</w:t>
      </w:r>
      <w:r w:rsidRPr="006C58C5">
        <w:rPr>
          <w:bCs/>
        </w:rPr>
        <w:t xml:space="preserve"> </w:t>
      </w:r>
      <w:r w:rsidR="00793A96">
        <w:rPr>
          <w:bCs/>
        </w:rPr>
        <w:t>is</w:t>
      </w:r>
      <w:r w:rsidRPr="006C58C5">
        <w:rPr>
          <w:bCs/>
        </w:rPr>
        <w:t xml:space="preserve"> hook and line, </w:t>
      </w:r>
      <w:r w:rsidR="00793A96">
        <w:rPr>
          <w:bCs/>
        </w:rPr>
        <w:t>teal</w:t>
      </w:r>
      <w:r w:rsidRPr="006C58C5">
        <w:rPr>
          <w:bCs/>
        </w:rPr>
        <w:t xml:space="preserve"> </w:t>
      </w:r>
      <w:r w:rsidR="00793A96">
        <w:rPr>
          <w:bCs/>
        </w:rPr>
        <w:t>is net, pink is</w:t>
      </w:r>
      <w:r w:rsidRPr="006C58C5">
        <w:rPr>
          <w:bCs/>
        </w:rPr>
        <w:t xml:space="preserve"> shrimp trawls, </w:t>
      </w:r>
      <w:r w:rsidR="00793A96">
        <w:rPr>
          <w:bCs/>
        </w:rPr>
        <w:t>brown</w:t>
      </w:r>
      <w:r w:rsidRPr="006C58C5">
        <w:rPr>
          <w:bCs/>
        </w:rPr>
        <w:t xml:space="preserve"> </w:t>
      </w:r>
      <w:r w:rsidR="00793A96">
        <w:rPr>
          <w:bCs/>
        </w:rPr>
        <w:t>is</w:t>
      </w:r>
      <w:r w:rsidRPr="006C58C5">
        <w:rPr>
          <w:bCs/>
        </w:rPr>
        <w:t xml:space="preserve"> groundfish trawl, purple</w:t>
      </w:r>
      <w:r w:rsidR="00793A96">
        <w:rPr>
          <w:bCs/>
        </w:rPr>
        <w:t xml:space="preserve"> is miscellaneous and green</w:t>
      </w:r>
      <w:r w:rsidRPr="006C58C5">
        <w:rPr>
          <w:bCs/>
        </w:rPr>
        <w:t xml:space="preserve"> </w:t>
      </w:r>
      <w:r w:rsidR="00793A96">
        <w:rPr>
          <w:bCs/>
        </w:rPr>
        <w:t>is</w:t>
      </w:r>
      <w:r w:rsidRPr="006C58C5">
        <w:rPr>
          <w:bCs/>
        </w:rPr>
        <w:t xml:space="preserve"> troll fisheries. </w:t>
      </w:r>
      <w:r w:rsidR="00793A96">
        <w:rPr>
          <w:bCs/>
        </w:rPr>
        <w:t>Bar plot shows</w:t>
      </w:r>
      <w:r w:rsidRPr="006C58C5">
        <w:rPr>
          <w:bCs/>
        </w:rPr>
        <w:t xml:space="preserve"> </w:t>
      </w:r>
      <w:r w:rsidR="00793A96">
        <w:rPr>
          <w:bCs/>
        </w:rPr>
        <w:t>f</w:t>
      </w:r>
      <w:r w:rsidRPr="006C58C5">
        <w:rPr>
          <w:bCs/>
        </w:rPr>
        <w:t>isheries connectivity, measur</w:t>
      </w:r>
      <w:r w:rsidR="00793A96">
        <w:rPr>
          <w:bCs/>
        </w:rPr>
        <w:t>ed as link-density for all port groups</w:t>
      </w:r>
      <w:r w:rsidRPr="006C58C5">
        <w:rPr>
          <w:bCs/>
        </w:rPr>
        <w:t xml:space="preserve"> on US west coast. </w:t>
      </w:r>
      <w:r w:rsidR="00793A96">
        <w:rPr>
          <w:bCs/>
        </w:rPr>
        <w:t>Light</w:t>
      </w:r>
      <w:r w:rsidRPr="006C58C5">
        <w:rPr>
          <w:bCs/>
        </w:rPr>
        <w:t xml:space="preserve"> bars correspond to the network above them.</w:t>
      </w:r>
    </w:p>
    <w:p w14:paraId="00662FF7" w14:textId="77777777" w:rsidR="006C58C5" w:rsidRPr="006C58C5" w:rsidRDefault="006C58C5" w:rsidP="00D2466B">
      <w:pPr>
        <w:pStyle w:val="Paragraph"/>
        <w:spacing w:before="0"/>
        <w:ind w:firstLine="0"/>
      </w:pPr>
    </w:p>
    <w:p w14:paraId="4E953CFA" w14:textId="343844E9" w:rsidR="00C508F0" w:rsidRDefault="006C58C5" w:rsidP="00D2466B">
      <w:pPr>
        <w:pStyle w:val="Paragraph"/>
        <w:spacing w:before="0"/>
        <w:ind w:firstLine="0"/>
        <w:jc w:val="center"/>
        <w:rPr>
          <w:u w:val="single"/>
        </w:rPr>
      </w:pPr>
      <w:r w:rsidRPr="006C58C5">
        <w:drawing>
          <wp:inline distT="0" distB="0" distL="0" distR="0" wp14:anchorId="6DB863F3" wp14:editId="4E2B958C">
            <wp:extent cx="3977879" cy="4133850"/>
            <wp:effectExtent l="0" t="0" r="1016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1555" cy="4148062"/>
                    </a:xfrm>
                    <a:prstGeom prst="rect">
                      <a:avLst/>
                    </a:prstGeom>
                  </pic:spPr>
                </pic:pic>
              </a:graphicData>
            </a:graphic>
          </wp:inline>
        </w:drawing>
      </w:r>
    </w:p>
    <w:p w14:paraId="79150CA0" w14:textId="77777777" w:rsidR="006C58C5" w:rsidRDefault="006C58C5" w:rsidP="00D2466B">
      <w:pPr>
        <w:pStyle w:val="Paragraph"/>
        <w:spacing w:before="0"/>
        <w:ind w:firstLine="0"/>
        <w:rPr>
          <w:u w:val="single"/>
        </w:rPr>
      </w:pPr>
    </w:p>
    <w:p w14:paraId="65E6D50D" w14:textId="77777777" w:rsidR="0061341E" w:rsidRDefault="0061341E" w:rsidP="0061341E">
      <w:pPr>
        <w:pStyle w:val="Paragraph"/>
        <w:spacing w:before="0"/>
        <w:ind w:firstLine="0"/>
        <w:rPr>
          <w:b/>
        </w:rPr>
      </w:pPr>
    </w:p>
    <w:p w14:paraId="63883E7E" w14:textId="3A7C68A1" w:rsidR="0061341E" w:rsidRPr="00310DC0" w:rsidRDefault="006E5384" w:rsidP="0061341E">
      <w:pPr>
        <w:pStyle w:val="Paragraph"/>
        <w:spacing w:before="0"/>
        <w:ind w:firstLine="0"/>
        <w:rPr>
          <w:b/>
        </w:rPr>
      </w:pPr>
      <w:r>
        <w:rPr>
          <w:b/>
        </w:rPr>
        <w:t>Figures S3-S21</w:t>
      </w:r>
    </w:p>
    <w:p w14:paraId="7CD261C1" w14:textId="5DCD54F7" w:rsidR="0061341E" w:rsidRPr="00CB249C" w:rsidRDefault="006E5384" w:rsidP="0061341E">
      <w:pPr>
        <w:pStyle w:val="Paragraph"/>
        <w:spacing w:before="0"/>
        <w:ind w:firstLine="0"/>
      </w:pPr>
      <w:r>
        <w:t>Port group participation networks with fisheries labelled. Colors represent broad gear groups, yellow = hook and line, green = troll, brown = trawl, pink = shrimp trawl, teal = nets, purple = miscellaneous, and orange = pots</w:t>
      </w:r>
      <w:r w:rsidR="00BD1450">
        <w:t xml:space="preserve">. </w:t>
      </w:r>
      <w:r>
        <w:t xml:space="preserve"> </w:t>
      </w:r>
    </w:p>
    <w:p w14:paraId="2DFD1E3A" w14:textId="5A039B55" w:rsidR="0061341E" w:rsidRPr="00CB249C" w:rsidRDefault="00733375" w:rsidP="0061341E">
      <w:pPr>
        <w:pStyle w:val="Paragraph"/>
        <w:spacing w:before="0"/>
        <w:ind w:firstLine="0"/>
      </w:pPr>
      <w:r>
        <w:t>z</w:t>
      </w:r>
      <w:bookmarkStart w:id="10" w:name="_GoBack"/>
      <w:bookmarkEnd w:id="10"/>
    </w:p>
    <w:p w14:paraId="0EE9223E" w14:textId="77777777" w:rsidR="0061341E" w:rsidRDefault="0061341E" w:rsidP="00D2466B">
      <w:pPr>
        <w:pStyle w:val="Paragraph"/>
        <w:spacing w:before="0"/>
        <w:ind w:firstLine="0"/>
        <w:rPr>
          <w:u w:val="single"/>
        </w:rPr>
      </w:pPr>
    </w:p>
    <w:p w14:paraId="20D35168" w14:textId="77777777" w:rsidR="0061341E" w:rsidRDefault="0061341E" w:rsidP="00D2466B">
      <w:pPr>
        <w:pStyle w:val="Paragraph"/>
        <w:spacing w:before="0"/>
        <w:ind w:firstLine="0"/>
        <w:rPr>
          <w:u w:val="single"/>
        </w:rPr>
      </w:pPr>
    </w:p>
    <w:sectPr w:rsidR="0061341E" w:rsidSect="00D73714">
      <w:headerReference w:type="first" r:id="rId14"/>
      <w:pgSz w:w="12240" w:h="15840"/>
      <w:pgMar w:top="1440" w:right="1440" w:bottom="1440" w:left="1440" w:header="432"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mma Fuller" w:date="2016-06-27T10:26:00Z" w:initials="EF">
    <w:p w14:paraId="7CD4B6EB" w14:textId="6B762108" w:rsidR="006E5384" w:rsidRDefault="006E5384">
      <w:pPr>
        <w:pStyle w:val="CommentText"/>
      </w:pPr>
      <w:r>
        <w:rPr>
          <w:rStyle w:val="CommentReference"/>
        </w:rPr>
        <w:annotationRef/>
      </w:r>
      <w:r>
        <w:t>I’m ambivalent about these, welcome preferences</w:t>
      </w:r>
    </w:p>
  </w:comment>
  <w:comment w:id="6" w:author="Emma Fuller" w:date="2016-06-27T10:27:00Z" w:initials="EF">
    <w:p w14:paraId="7D8C8DA7" w14:textId="60598B60" w:rsidR="006E5384" w:rsidRDefault="006E5384">
      <w:pPr>
        <w:pStyle w:val="CommentText"/>
      </w:pPr>
      <w:r>
        <w:rPr>
          <w:rStyle w:val="CommentReference"/>
        </w:rPr>
        <w:annotationRef/>
      </w:r>
      <w:r>
        <w:t>Jameal and Josh: affiliation info please!</w:t>
      </w:r>
    </w:p>
  </w:comment>
  <w:comment w:id="7" w:author="Emma Fuller" w:date="2016-06-27T10:22:00Z" w:initials="EF">
    <w:p w14:paraId="5A01DB37" w14:textId="33D6B300" w:rsidR="006E5384" w:rsidRDefault="006E5384">
      <w:pPr>
        <w:pStyle w:val="CommentText"/>
      </w:pPr>
      <w:r>
        <w:rPr>
          <w:rStyle w:val="CommentReference"/>
        </w:rPr>
        <w:annotationRef/>
      </w:r>
      <w:r>
        <w:t>James: What is an example of an institutional boundary in this system that is not a jurisdictional one?</w:t>
      </w:r>
    </w:p>
  </w:comment>
  <w:comment w:id="8" w:author="Emma Fuller" w:date="2016-06-27T18:34:00Z" w:initials="EF">
    <w:p w14:paraId="38830B6D" w14:textId="3B035998" w:rsidR="006E5384" w:rsidRDefault="006E5384">
      <w:pPr>
        <w:pStyle w:val="CommentText"/>
      </w:pPr>
      <w:r>
        <w:rPr>
          <w:rStyle w:val="CommentReference"/>
        </w:rPr>
        <w:annotationRef/>
      </w:r>
      <w:r>
        <w:t>Make sure citation format is correct. See Brad Stenberg’s email</w:t>
      </w:r>
    </w:p>
  </w:comment>
  <w:comment w:id="9" w:author="Emma Fuller" w:date="2016-06-27T14:59:00Z" w:initials="EF">
    <w:p w14:paraId="39242F54" w14:textId="77777777" w:rsidR="006E5384" w:rsidRDefault="006E5384" w:rsidP="00B01B28">
      <w:pPr>
        <w:pStyle w:val="CommentText"/>
      </w:pPr>
      <w:r>
        <w:rPr>
          <w:rStyle w:val="CommentReference"/>
        </w:rPr>
        <w:annotationRef/>
      </w:r>
      <w:r>
        <w:t>Should add median latitude to this and order by that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D4B6EB" w15:done="0"/>
  <w15:commentEx w15:paraId="7D8C8DA7" w15:done="0"/>
  <w15:commentEx w15:paraId="5A01DB37" w15:done="0"/>
  <w15:commentEx w15:paraId="38830B6D" w15:done="0"/>
  <w15:commentEx w15:paraId="39242F5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E30361" w14:textId="77777777" w:rsidR="00F924FD" w:rsidRDefault="00F924FD" w:rsidP="00D73714">
      <w:r>
        <w:separator/>
      </w:r>
    </w:p>
  </w:endnote>
  <w:endnote w:type="continuationSeparator" w:id="0">
    <w:p w14:paraId="36DE0F48" w14:textId="77777777" w:rsidR="00F924FD" w:rsidRDefault="00F924FD" w:rsidP="00D7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BlissRegular">
    <w:altName w:val="Calibri"/>
    <w:panose1 w:val="00000000000000000000"/>
    <w:charset w:val="00"/>
    <w:family w:val="roman"/>
    <w:notTrueType/>
    <w:pitch w:val="variable"/>
    <w:sig w:usb0="00000003" w:usb1="00000000" w:usb2="00000000" w:usb3="00000000" w:csb0="00000001" w:csb1="00000000"/>
  </w:font>
  <w:font w:name="BlissMedium">
    <w:altName w:val="Calibri"/>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B0523F" w14:textId="77777777" w:rsidR="00F924FD" w:rsidRDefault="00F924FD" w:rsidP="00D73714">
      <w:r>
        <w:separator/>
      </w:r>
    </w:p>
  </w:footnote>
  <w:footnote w:type="continuationSeparator" w:id="0">
    <w:p w14:paraId="669193C3" w14:textId="77777777" w:rsidR="00F924FD" w:rsidRDefault="00F924FD" w:rsidP="00D7371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34EB" w14:textId="4D25B7AE" w:rsidR="006E5384" w:rsidRPr="00204015" w:rsidRDefault="006E5384" w:rsidP="00D73714">
    <w:pPr>
      <w:pStyle w:val="Header"/>
    </w:pPr>
    <w:r>
      <w:rPr>
        <w:noProof/>
      </w:rPr>
      <w:drawing>
        <wp:anchor distT="0" distB="0" distL="114300" distR="114300" simplePos="0" relativeHeight="251657728" behindDoc="0" locked="0" layoutInCell="1" allowOverlap="1" wp14:anchorId="529D1F2E" wp14:editId="7A709C36">
          <wp:simplePos x="0" y="0"/>
          <wp:positionH relativeFrom="column">
            <wp:posOffset>38100</wp:posOffset>
          </wp:positionH>
          <wp:positionV relativeFrom="paragraph">
            <wp:posOffset>-83185</wp:posOffset>
          </wp:positionV>
          <wp:extent cx="682625" cy="368300"/>
          <wp:effectExtent l="0" t="0" r="3175" b="0"/>
          <wp:wrapSquare wrapText="bothSides"/>
          <wp:docPr id="1" name="Picture 1" descr="science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ience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2625" cy="368300"/>
                  </a:xfrm>
                  <a:prstGeom prst="rect">
                    <a:avLst/>
                  </a:prstGeom>
                  <a:noFill/>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53070C4A" w14:textId="77777777" w:rsidR="006E5384" w:rsidRDefault="006E5384" w:rsidP="00D7371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8306B60"/>
    <w:lvl w:ilvl="0">
      <w:start w:val="1"/>
      <w:numFmt w:val="decimal"/>
      <w:lvlText w:val="%1."/>
      <w:lvlJc w:val="left"/>
      <w:pPr>
        <w:tabs>
          <w:tab w:val="num" w:pos="1800"/>
        </w:tabs>
        <w:ind w:left="1800" w:hanging="360"/>
      </w:pPr>
    </w:lvl>
  </w:abstractNum>
  <w:abstractNum w:abstractNumId="1">
    <w:nsid w:val="FFFFFF7D"/>
    <w:multiLevelType w:val="singleLevel"/>
    <w:tmpl w:val="12C0A9CE"/>
    <w:lvl w:ilvl="0">
      <w:start w:val="1"/>
      <w:numFmt w:val="decimal"/>
      <w:lvlText w:val="%1."/>
      <w:lvlJc w:val="left"/>
      <w:pPr>
        <w:tabs>
          <w:tab w:val="num" w:pos="1440"/>
        </w:tabs>
        <w:ind w:left="1440" w:hanging="360"/>
      </w:pPr>
    </w:lvl>
  </w:abstractNum>
  <w:abstractNum w:abstractNumId="2">
    <w:nsid w:val="FFFFFF7E"/>
    <w:multiLevelType w:val="singleLevel"/>
    <w:tmpl w:val="FFF87976"/>
    <w:lvl w:ilvl="0">
      <w:start w:val="1"/>
      <w:numFmt w:val="decimal"/>
      <w:lvlText w:val="%1."/>
      <w:lvlJc w:val="left"/>
      <w:pPr>
        <w:tabs>
          <w:tab w:val="num" w:pos="1080"/>
        </w:tabs>
        <w:ind w:left="1080" w:hanging="360"/>
      </w:pPr>
    </w:lvl>
  </w:abstractNum>
  <w:abstractNum w:abstractNumId="3">
    <w:nsid w:val="FFFFFF7F"/>
    <w:multiLevelType w:val="singleLevel"/>
    <w:tmpl w:val="57B8ABE4"/>
    <w:lvl w:ilvl="0">
      <w:start w:val="1"/>
      <w:numFmt w:val="decimal"/>
      <w:lvlText w:val="%1."/>
      <w:lvlJc w:val="left"/>
      <w:pPr>
        <w:tabs>
          <w:tab w:val="num" w:pos="720"/>
        </w:tabs>
        <w:ind w:left="720" w:hanging="360"/>
      </w:pPr>
    </w:lvl>
  </w:abstractNum>
  <w:abstractNum w:abstractNumId="4">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50088B0"/>
    <w:lvl w:ilvl="0">
      <w:start w:val="1"/>
      <w:numFmt w:val="decimal"/>
      <w:lvlText w:val="%1."/>
      <w:lvlJc w:val="left"/>
      <w:pPr>
        <w:tabs>
          <w:tab w:val="num" w:pos="360"/>
        </w:tabs>
        <w:ind w:left="360" w:hanging="360"/>
      </w:pPr>
    </w:lvl>
  </w:abstractNum>
  <w:abstractNum w:abstractNumId="9">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E6B2EA6"/>
    <w:multiLevelType w:val="hybridMultilevel"/>
    <w:tmpl w:val="EC727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0EC0673"/>
    <w:multiLevelType w:val="hybridMultilevel"/>
    <w:tmpl w:val="73282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Emma Fuller">
    <w15:presenceInfo w15:providerId="None" w15:userId="Emma Ful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61D"/>
    <w:rsid w:val="000271BF"/>
    <w:rsid w:val="00032E64"/>
    <w:rsid w:val="00042CE0"/>
    <w:rsid w:val="000562CC"/>
    <w:rsid w:val="00057A0F"/>
    <w:rsid w:val="0006183A"/>
    <w:rsid w:val="0009757F"/>
    <w:rsid w:val="000D18E6"/>
    <w:rsid w:val="000E21B7"/>
    <w:rsid w:val="000E6015"/>
    <w:rsid w:val="000F4476"/>
    <w:rsid w:val="001369DD"/>
    <w:rsid w:val="00151A37"/>
    <w:rsid w:val="0015549E"/>
    <w:rsid w:val="001811D8"/>
    <w:rsid w:val="001E2E22"/>
    <w:rsid w:val="001F3DE6"/>
    <w:rsid w:val="00204F08"/>
    <w:rsid w:val="00241660"/>
    <w:rsid w:val="00250557"/>
    <w:rsid w:val="00251E40"/>
    <w:rsid w:val="0027246E"/>
    <w:rsid w:val="00297146"/>
    <w:rsid w:val="002A5EC4"/>
    <w:rsid w:val="00303C94"/>
    <w:rsid w:val="00310DC0"/>
    <w:rsid w:val="00376560"/>
    <w:rsid w:val="003B0531"/>
    <w:rsid w:val="003B2020"/>
    <w:rsid w:val="003C2A73"/>
    <w:rsid w:val="003C3D6F"/>
    <w:rsid w:val="003E428E"/>
    <w:rsid w:val="003F664D"/>
    <w:rsid w:val="00412AD5"/>
    <w:rsid w:val="004131F5"/>
    <w:rsid w:val="00425852"/>
    <w:rsid w:val="00435FA8"/>
    <w:rsid w:val="00471EBD"/>
    <w:rsid w:val="004751EF"/>
    <w:rsid w:val="00530478"/>
    <w:rsid w:val="005309DE"/>
    <w:rsid w:val="005540C9"/>
    <w:rsid w:val="00585D41"/>
    <w:rsid w:val="00586FDE"/>
    <w:rsid w:val="005A4126"/>
    <w:rsid w:val="005B5227"/>
    <w:rsid w:val="0061341E"/>
    <w:rsid w:val="006342B3"/>
    <w:rsid w:val="0064261D"/>
    <w:rsid w:val="00655440"/>
    <w:rsid w:val="00672E3D"/>
    <w:rsid w:val="006A2645"/>
    <w:rsid w:val="006A26C2"/>
    <w:rsid w:val="006A2960"/>
    <w:rsid w:val="006A4831"/>
    <w:rsid w:val="006A7883"/>
    <w:rsid w:val="006B7C72"/>
    <w:rsid w:val="006C43A3"/>
    <w:rsid w:val="006C58C5"/>
    <w:rsid w:val="006C7886"/>
    <w:rsid w:val="006D0B6E"/>
    <w:rsid w:val="006E5384"/>
    <w:rsid w:val="006F6F73"/>
    <w:rsid w:val="00733375"/>
    <w:rsid w:val="00751B96"/>
    <w:rsid w:val="007544AB"/>
    <w:rsid w:val="00755A0E"/>
    <w:rsid w:val="00760E5D"/>
    <w:rsid w:val="00784A83"/>
    <w:rsid w:val="0078675C"/>
    <w:rsid w:val="00787928"/>
    <w:rsid w:val="00793A96"/>
    <w:rsid w:val="007B4F28"/>
    <w:rsid w:val="007F3FFB"/>
    <w:rsid w:val="00803E49"/>
    <w:rsid w:val="008371D8"/>
    <w:rsid w:val="00841AA4"/>
    <w:rsid w:val="00855E96"/>
    <w:rsid w:val="00864763"/>
    <w:rsid w:val="00886E38"/>
    <w:rsid w:val="008A03CC"/>
    <w:rsid w:val="008A7310"/>
    <w:rsid w:val="008D32FB"/>
    <w:rsid w:val="009315DE"/>
    <w:rsid w:val="00935287"/>
    <w:rsid w:val="0094071D"/>
    <w:rsid w:val="00940C90"/>
    <w:rsid w:val="009F3D3B"/>
    <w:rsid w:val="00A11BBD"/>
    <w:rsid w:val="00A12804"/>
    <w:rsid w:val="00A1748D"/>
    <w:rsid w:val="00A50472"/>
    <w:rsid w:val="00A901AC"/>
    <w:rsid w:val="00A96D16"/>
    <w:rsid w:val="00AC6CD3"/>
    <w:rsid w:val="00AF382B"/>
    <w:rsid w:val="00B01B28"/>
    <w:rsid w:val="00B026FB"/>
    <w:rsid w:val="00B125CF"/>
    <w:rsid w:val="00B12802"/>
    <w:rsid w:val="00B57D75"/>
    <w:rsid w:val="00B76FE2"/>
    <w:rsid w:val="00BA147E"/>
    <w:rsid w:val="00BB6321"/>
    <w:rsid w:val="00BC466E"/>
    <w:rsid w:val="00BC7794"/>
    <w:rsid w:val="00BD1450"/>
    <w:rsid w:val="00BD3FE1"/>
    <w:rsid w:val="00BD573A"/>
    <w:rsid w:val="00BF722F"/>
    <w:rsid w:val="00C23F38"/>
    <w:rsid w:val="00C37861"/>
    <w:rsid w:val="00C45F13"/>
    <w:rsid w:val="00C508F0"/>
    <w:rsid w:val="00C62125"/>
    <w:rsid w:val="00C86E03"/>
    <w:rsid w:val="00C9097E"/>
    <w:rsid w:val="00CB249C"/>
    <w:rsid w:val="00CB47CA"/>
    <w:rsid w:val="00CC6772"/>
    <w:rsid w:val="00CE6717"/>
    <w:rsid w:val="00D03464"/>
    <w:rsid w:val="00D2466B"/>
    <w:rsid w:val="00D73714"/>
    <w:rsid w:val="00DA75DA"/>
    <w:rsid w:val="00DC2F94"/>
    <w:rsid w:val="00DE0A3C"/>
    <w:rsid w:val="00DF4E52"/>
    <w:rsid w:val="00E25662"/>
    <w:rsid w:val="00E433EA"/>
    <w:rsid w:val="00E47ADC"/>
    <w:rsid w:val="00E72365"/>
    <w:rsid w:val="00E77363"/>
    <w:rsid w:val="00EA00B1"/>
    <w:rsid w:val="00EB028A"/>
    <w:rsid w:val="00EC1F70"/>
    <w:rsid w:val="00ED2797"/>
    <w:rsid w:val="00EE1D99"/>
    <w:rsid w:val="00F011E4"/>
    <w:rsid w:val="00F41F4F"/>
    <w:rsid w:val="00F4675A"/>
    <w:rsid w:val="00F637B9"/>
    <w:rsid w:val="00F63D04"/>
    <w:rsid w:val="00F72F65"/>
    <w:rsid w:val="00F924FD"/>
    <w:rsid w:val="00FA6DA0"/>
    <w:rsid w:val="00FE2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81EEE5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F2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rsid w:val="009A3899"/>
    <w:pPr>
      <w:tabs>
        <w:tab w:val="center" w:pos="4320"/>
        <w:tab w:val="right" w:pos="8640"/>
      </w:tabs>
    </w:pPr>
    <w:rPr>
      <w:rFonts w:eastAsia="Times New Roman"/>
    </w:rPr>
  </w:style>
  <w:style w:type="character" w:customStyle="1" w:styleId="FooterChar">
    <w:name w:val="Footer Char"/>
    <w:basedOn w:val="DefaultParagraphFont"/>
    <w:link w:val="Footer"/>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paragraph" w:styleId="ListParagraph">
    <w:name w:val="List Paragraph"/>
    <w:basedOn w:val="Normal"/>
    <w:uiPriority w:val="72"/>
    <w:qFormat/>
    <w:rsid w:val="0027246E"/>
    <w:pPr>
      <w:ind w:left="720"/>
      <w:contextualSpacing/>
    </w:pPr>
  </w:style>
  <w:style w:type="paragraph" w:styleId="Revision">
    <w:name w:val="Revision"/>
    <w:hidden/>
    <w:uiPriority w:val="71"/>
    <w:rsid w:val="006C7886"/>
  </w:style>
  <w:style w:type="table" w:styleId="TableGrid">
    <w:name w:val="Table Grid"/>
    <w:basedOn w:val="TableNormal"/>
    <w:uiPriority w:val="39"/>
    <w:rsid w:val="000D18E6"/>
    <w:rPr>
      <w:rFonts w:asciiTheme="minorHAnsi" w:eastAsiaTheme="minorHAnsi"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CB249C"/>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CB249C"/>
    <w:rPr>
      <w:rFonts w:ascii="Courier" w:eastAsiaTheme="minorHAnsi" w:hAnsi="Courier" w:cstheme="minorBidi"/>
      <w:sz w:val="21"/>
      <w:szCs w:val="21"/>
    </w:rPr>
  </w:style>
  <w:style w:type="character" w:styleId="PlaceholderText">
    <w:name w:val="Placeholder Text"/>
    <w:basedOn w:val="DefaultParagraphFont"/>
    <w:uiPriority w:val="99"/>
    <w:unhideWhenUsed/>
    <w:rsid w:val="005304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62779">
      <w:bodyDiv w:val="1"/>
      <w:marLeft w:val="0"/>
      <w:marRight w:val="0"/>
      <w:marTop w:val="0"/>
      <w:marBottom w:val="0"/>
      <w:divBdr>
        <w:top w:val="none" w:sz="0" w:space="0" w:color="auto"/>
        <w:left w:val="none" w:sz="0" w:space="0" w:color="auto"/>
        <w:bottom w:val="none" w:sz="0" w:space="0" w:color="auto"/>
        <w:right w:val="none" w:sz="0" w:space="0" w:color="auto"/>
      </w:divBdr>
    </w:div>
    <w:div w:id="531457161">
      <w:bodyDiv w:val="1"/>
      <w:marLeft w:val="0"/>
      <w:marRight w:val="0"/>
      <w:marTop w:val="0"/>
      <w:marBottom w:val="0"/>
      <w:divBdr>
        <w:top w:val="none" w:sz="0" w:space="0" w:color="auto"/>
        <w:left w:val="none" w:sz="0" w:space="0" w:color="auto"/>
        <w:bottom w:val="none" w:sz="0" w:space="0" w:color="auto"/>
        <w:right w:val="none" w:sz="0" w:space="0" w:color="auto"/>
      </w:divBdr>
    </w:div>
    <w:div w:id="551616825">
      <w:bodyDiv w:val="1"/>
      <w:marLeft w:val="0"/>
      <w:marRight w:val="0"/>
      <w:marTop w:val="0"/>
      <w:marBottom w:val="0"/>
      <w:divBdr>
        <w:top w:val="none" w:sz="0" w:space="0" w:color="auto"/>
        <w:left w:val="none" w:sz="0" w:space="0" w:color="auto"/>
        <w:bottom w:val="none" w:sz="0" w:space="0" w:color="auto"/>
        <w:right w:val="none" w:sz="0" w:space="0" w:color="auto"/>
      </w:divBdr>
    </w:div>
    <w:div w:id="690691691">
      <w:bodyDiv w:val="1"/>
      <w:marLeft w:val="0"/>
      <w:marRight w:val="0"/>
      <w:marTop w:val="0"/>
      <w:marBottom w:val="0"/>
      <w:divBdr>
        <w:top w:val="none" w:sz="0" w:space="0" w:color="auto"/>
        <w:left w:val="none" w:sz="0" w:space="0" w:color="auto"/>
        <w:bottom w:val="none" w:sz="0" w:space="0" w:color="auto"/>
        <w:right w:val="none" w:sz="0" w:space="0" w:color="auto"/>
      </w:divBdr>
    </w:div>
    <w:div w:id="735082440">
      <w:bodyDiv w:val="1"/>
      <w:marLeft w:val="0"/>
      <w:marRight w:val="0"/>
      <w:marTop w:val="0"/>
      <w:marBottom w:val="0"/>
      <w:divBdr>
        <w:top w:val="none" w:sz="0" w:space="0" w:color="auto"/>
        <w:left w:val="none" w:sz="0" w:space="0" w:color="auto"/>
        <w:bottom w:val="none" w:sz="0" w:space="0" w:color="auto"/>
        <w:right w:val="none" w:sz="0" w:space="0" w:color="auto"/>
      </w:divBdr>
    </w:div>
    <w:div w:id="786237903">
      <w:bodyDiv w:val="1"/>
      <w:marLeft w:val="0"/>
      <w:marRight w:val="0"/>
      <w:marTop w:val="0"/>
      <w:marBottom w:val="0"/>
      <w:divBdr>
        <w:top w:val="none" w:sz="0" w:space="0" w:color="auto"/>
        <w:left w:val="none" w:sz="0" w:space="0" w:color="auto"/>
        <w:bottom w:val="none" w:sz="0" w:space="0" w:color="auto"/>
        <w:right w:val="none" w:sz="0" w:space="0" w:color="auto"/>
      </w:divBdr>
    </w:div>
    <w:div w:id="817109423">
      <w:bodyDiv w:val="1"/>
      <w:marLeft w:val="0"/>
      <w:marRight w:val="0"/>
      <w:marTop w:val="0"/>
      <w:marBottom w:val="0"/>
      <w:divBdr>
        <w:top w:val="none" w:sz="0" w:space="0" w:color="auto"/>
        <w:left w:val="none" w:sz="0" w:space="0" w:color="auto"/>
        <w:bottom w:val="none" w:sz="0" w:space="0" w:color="auto"/>
        <w:right w:val="none" w:sz="0" w:space="0" w:color="auto"/>
      </w:divBdr>
    </w:div>
    <w:div w:id="818693129">
      <w:bodyDiv w:val="1"/>
      <w:marLeft w:val="0"/>
      <w:marRight w:val="0"/>
      <w:marTop w:val="0"/>
      <w:marBottom w:val="0"/>
      <w:divBdr>
        <w:top w:val="none" w:sz="0" w:space="0" w:color="auto"/>
        <w:left w:val="none" w:sz="0" w:space="0" w:color="auto"/>
        <w:bottom w:val="none" w:sz="0" w:space="0" w:color="auto"/>
        <w:right w:val="none" w:sz="0" w:space="0" w:color="auto"/>
      </w:divBdr>
    </w:div>
    <w:div w:id="874079820">
      <w:bodyDiv w:val="1"/>
      <w:marLeft w:val="0"/>
      <w:marRight w:val="0"/>
      <w:marTop w:val="0"/>
      <w:marBottom w:val="0"/>
      <w:divBdr>
        <w:top w:val="none" w:sz="0" w:space="0" w:color="auto"/>
        <w:left w:val="none" w:sz="0" w:space="0" w:color="auto"/>
        <w:bottom w:val="none" w:sz="0" w:space="0" w:color="auto"/>
        <w:right w:val="none" w:sz="0" w:space="0" w:color="auto"/>
      </w:divBdr>
    </w:div>
    <w:div w:id="954602993">
      <w:bodyDiv w:val="1"/>
      <w:marLeft w:val="0"/>
      <w:marRight w:val="0"/>
      <w:marTop w:val="0"/>
      <w:marBottom w:val="0"/>
      <w:divBdr>
        <w:top w:val="none" w:sz="0" w:space="0" w:color="auto"/>
        <w:left w:val="none" w:sz="0" w:space="0" w:color="auto"/>
        <w:bottom w:val="none" w:sz="0" w:space="0" w:color="auto"/>
        <w:right w:val="none" w:sz="0" w:space="0" w:color="auto"/>
      </w:divBdr>
    </w:div>
    <w:div w:id="1909411971">
      <w:bodyDiv w:val="1"/>
      <w:marLeft w:val="0"/>
      <w:marRight w:val="0"/>
      <w:marTop w:val="0"/>
      <w:marBottom w:val="0"/>
      <w:divBdr>
        <w:top w:val="none" w:sz="0" w:space="0" w:color="auto"/>
        <w:left w:val="none" w:sz="0" w:space="0" w:color="auto"/>
        <w:bottom w:val="none" w:sz="0" w:space="0" w:color="auto"/>
        <w:right w:val="none" w:sz="0" w:space="0" w:color="auto"/>
      </w:divBdr>
    </w:div>
    <w:div w:id="196280796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nwfsc.noaa.gov/research/divisions/fram/observation/data_products/bottom_trawl.cfm"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eader" Target="header1.xml"/><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microsoft.com/office/2011/relationships/commentsExtended" Target="commentsExtended.xml"/><Relationship Id="rId10"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4392393-DD76-3A48-9435-A79305FA3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16</Pages>
  <Words>5477</Words>
  <Characters>31224</Characters>
  <Application>Microsoft Macintosh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36628</CharactersWithSpaces>
  <SharedDoc>false</SharedDoc>
  <HLinks>
    <vt:vector size="24" baseType="variant">
      <vt:variant>
        <vt:i4>7077934</vt:i4>
      </vt:variant>
      <vt:variant>
        <vt:i4>9</vt:i4>
      </vt:variant>
      <vt:variant>
        <vt:i4>0</vt:i4>
      </vt:variant>
      <vt:variant>
        <vt:i4>5</vt:i4>
      </vt:variant>
      <vt:variant>
        <vt:lpwstr>http://www.sciencemag.org/about/authors/prep/res/refs.xhtml</vt:lpwstr>
      </vt:variant>
      <vt:variant>
        <vt:lpwstr/>
      </vt:variant>
      <vt:variant>
        <vt:i4>5177356</vt:i4>
      </vt:variant>
      <vt:variant>
        <vt:i4>6</vt:i4>
      </vt:variant>
      <vt:variant>
        <vt:i4>0</vt:i4>
      </vt:variant>
      <vt:variant>
        <vt:i4>5</vt:i4>
      </vt:variant>
      <vt:variant>
        <vt:lpwstr>http://www.tug.org/utilities/texconv/textopc.html</vt:lpwstr>
      </vt:variant>
      <vt:variant>
        <vt:lpwstr/>
      </vt:variant>
      <vt:variant>
        <vt:i4>3801121</vt:i4>
      </vt:variant>
      <vt:variant>
        <vt:i4>3</vt:i4>
      </vt:variant>
      <vt:variant>
        <vt:i4>0</vt:i4>
      </vt:variant>
      <vt:variant>
        <vt:i4>5</vt:i4>
      </vt:variant>
      <vt:variant>
        <vt:lpwstr>http://www.sciencemag.org/site/feature/contribinfo/index.xhtml</vt:lpwstr>
      </vt:variant>
      <vt:variant>
        <vt:lpwstr/>
      </vt:variant>
      <vt:variant>
        <vt:i4>7798821</vt:i4>
      </vt:variant>
      <vt:variant>
        <vt:i4>0</vt:i4>
      </vt:variant>
      <vt:variant>
        <vt:i4>0</vt:i4>
      </vt:variant>
      <vt:variant>
        <vt:i4>5</vt:i4>
      </vt:variant>
      <vt:variant>
        <vt:lpwstr>http://www.submit2science.org/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Emma Fuller</cp:lastModifiedBy>
  <cp:revision>84</cp:revision>
  <dcterms:created xsi:type="dcterms:W3CDTF">2016-01-14T22:49:00Z</dcterms:created>
  <dcterms:modified xsi:type="dcterms:W3CDTF">2016-07-01T00:38:00Z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id="http://www.zotero.org/styles/science"/&gt;&lt;format class="21"/&gt;&lt;count citations="9" publications="8"/&gt;&lt;/info&gt;PAPERS2_INFO_END</vt:lpwstr>
  </property>
</Properties>
</file>